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8D602" w14:textId="4FA951CE" w:rsidR="00E83565" w:rsidRPr="00DC7269" w:rsidRDefault="00E83565" w:rsidP="00DC7269">
      <w:pPr>
        <w:pStyle w:val="Title"/>
        <w:spacing w:before="360" w:after="360"/>
        <w:jc w:val="center"/>
        <w:rPr>
          <w:rFonts w:ascii="Times New Roman" w:hAnsi="Times New Roman" w:cs="Times New Roman"/>
          <w:b/>
          <w:bCs/>
          <w:sz w:val="32"/>
          <w:szCs w:val="32"/>
        </w:rPr>
      </w:pPr>
      <w:r w:rsidRPr="00DC7269">
        <w:rPr>
          <w:rFonts w:ascii="Times New Roman" w:hAnsi="Times New Roman" w:cs="Times New Roman"/>
          <w:b/>
          <w:bCs/>
          <w:sz w:val="32"/>
          <w:szCs w:val="32"/>
        </w:rPr>
        <w:t xml:space="preserve">Structural Equation Modeling of </w:t>
      </w:r>
      <w:proofErr w:type="gramStart"/>
      <w:r w:rsidRPr="00DC7269">
        <w:rPr>
          <w:rFonts w:ascii="Times New Roman" w:hAnsi="Times New Roman" w:cs="Times New Roman"/>
          <w:b/>
          <w:bCs/>
          <w:sz w:val="32"/>
          <w:szCs w:val="32"/>
        </w:rPr>
        <w:t>In</w:t>
      </w:r>
      <w:proofErr w:type="gramEnd"/>
      <w:r w:rsidRPr="00DC7269">
        <w:rPr>
          <w:rFonts w:ascii="Times New Roman" w:hAnsi="Times New Roman" w:cs="Times New Roman"/>
          <w:b/>
          <w:bCs/>
          <w:sz w:val="32"/>
          <w:szCs w:val="32"/>
        </w:rPr>
        <w:t xml:space="preserve"> silico Perturbations</w:t>
      </w:r>
    </w:p>
    <w:p w14:paraId="03DA985C" w14:textId="77777777" w:rsidR="002D79A1" w:rsidRPr="002D79A1" w:rsidRDefault="002D79A1" w:rsidP="002D79A1">
      <w:pPr>
        <w:spacing w:after="0" w:line="240" w:lineRule="auto"/>
        <w:rPr>
          <w:ins w:id="0" w:author="Li, Jianying (NIH/NIEHS) [C]" w:date="2021-09-21T16:24:00Z"/>
          <w:rFonts w:ascii="Times New Roman" w:eastAsia="Times New Roman" w:hAnsi="Times New Roman" w:cs="Times New Roman"/>
          <w:b/>
          <w:sz w:val="24"/>
          <w:szCs w:val="24"/>
          <w:lang w:eastAsia="zh-CN"/>
        </w:rPr>
      </w:pPr>
      <w:proofErr w:type="spellStart"/>
      <w:ins w:id="1" w:author="Li, Jianying (NIH/NIEHS) [C]" w:date="2021-09-21T16:24:00Z">
        <w:r w:rsidRPr="002D79A1">
          <w:rPr>
            <w:rFonts w:ascii="Times New Roman" w:eastAsia="Times New Roman" w:hAnsi="Times New Roman" w:cs="Times New Roman"/>
            <w:b/>
            <w:sz w:val="24"/>
            <w:szCs w:val="24"/>
            <w:lang w:eastAsia="zh-CN"/>
          </w:rPr>
          <w:t>Jianying</w:t>
        </w:r>
        <w:proofErr w:type="spellEnd"/>
        <w:r w:rsidRPr="002D79A1">
          <w:rPr>
            <w:rFonts w:ascii="Times New Roman" w:eastAsia="Times New Roman" w:hAnsi="Times New Roman" w:cs="Times New Roman"/>
            <w:b/>
            <w:sz w:val="24"/>
            <w:szCs w:val="24"/>
            <w:lang w:eastAsia="zh-CN"/>
          </w:rPr>
          <w:t xml:space="preserve"> Li</w:t>
        </w:r>
        <w:r w:rsidRPr="002D79A1">
          <w:rPr>
            <w:rFonts w:ascii="Times New Roman" w:eastAsia="Times New Roman" w:hAnsi="Times New Roman" w:cs="Times New Roman"/>
            <w:b/>
            <w:sz w:val="24"/>
            <w:szCs w:val="24"/>
            <w:vertAlign w:val="superscript"/>
            <w:lang w:eastAsia="zh-CN"/>
          </w:rPr>
          <w:t>1,2,3</w:t>
        </w:r>
        <w:r w:rsidRPr="002D79A1">
          <w:rPr>
            <w:rFonts w:ascii="MuseoSlab" w:eastAsia="Times New Roman" w:hAnsi="MuseoSlab" w:cs="Times New Roman"/>
            <w:color w:val="020202"/>
            <w:sz w:val="20"/>
            <w:szCs w:val="20"/>
            <w:shd w:val="clear" w:color="auto" w:fill="F9F9F9"/>
            <w:lang w:eastAsia="zh-CN"/>
          </w:rPr>
          <w:t xml:space="preserve"> </w:t>
        </w:r>
        <w:r w:rsidRPr="002D79A1">
          <w:rPr>
            <w:rFonts w:ascii="MuseoSlab" w:eastAsia="Times New Roman" w:hAnsi="MuseoSlab" w:cs="Times New Roman"/>
            <w:color w:val="020202"/>
            <w:sz w:val="20"/>
            <w:szCs w:val="20"/>
            <w:shd w:val="clear" w:color="auto" w:fill="F9F9F9"/>
            <w:vertAlign w:val="superscript"/>
            <w:lang w:eastAsia="zh-CN"/>
          </w:rPr>
          <w:t>†</w:t>
        </w:r>
        <w:r w:rsidRPr="002D79A1">
          <w:rPr>
            <w:rFonts w:ascii="Times New Roman" w:eastAsia="Times New Roman" w:hAnsi="Times New Roman" w:cs="Times New Roman"/>
            <w:b/>
            <w:sz w:val="24"/>
            <w:szCs w:val="24"/>
            <w:lang w:eastAsia="zh-CN"/>
          </w:rPr>
          <w:t>, Pierre R. Bushel</w:t>
        </w:r>
        <w:r w:rsidRPr="002D79A1">
          <w:rPr>
            <w:rFonts w:ascii="Times New Roman" w:eastAsia="Times New Roman" w:hAnsi="Times New Roman" w:cs="Times New Roman"/>
            <w:b/>
            <w:sz w:val="24"/>
            <w:szCs w:val="24"/>
            <w:vertAlign w:val="superscript"/>
            <w:lang w:eastAsia="zh-CN"/>
          </w:rPr>
          <w:t>3,4</w:t>
        </w:r>
        <w:r w:rsidRPr="002D79A1">
          <w:rPr>
            <w:rFonts w:ascii="MuseoSlab" w:eastAsia="Times New Roman" w:hAnsi="MuseoSlab" w:cs="Times New Roman"/>
            <w:color w:val="020202"/>
            <w:sz w:val="20"/>
            <w:szCs w:val="20"/>
            <w:shd w:val="clear" w:color="auto" w:fill="F9F9F9"/>
            <w:vertAlign w:val="superscript"/>
            <w:lang w:eastAsia="zh-CN"/>
          </w:rPr>
          <w:t xml:space="preserve"> †</w:t>
        </w:r>
        <w:r w:rsidRPr="002D79A1">
          <w:rPr>
            <w:rFonts w:ascii="Times New Roman" w:eastAsia="Times New Roman" w:hAnsi="Times New Roman" w:cs="Times New Roman"/>
            <w:b/>
            <w:sz w:val="24"/>
            <w:szCs w:val="24"/>
            <w:lang w:eastAsia="zh-CN"/>
          </w:rPr>
          <w:t>, Lin Lin</w:t>
        </w:r>
        <w:r w:rsidRPr="002D79A1">
          <w:rPr>
            <w:rFonts w:ascii="Times New Roman" w:eastAsia="Times New Roman" w:hAnsi="Times New Roman" w:cs="Times New Roman"/>
            <w:b/>
            <w:sz w:val="24"/>
            <w:szCs w:val="24"/>
            <w:vertAlign w:val="superscript"/>
            <w:lang w:eastAsia="zh-CN"/>
          </w:rPr>
          <w:t>5,6</w:t>
        </w:r>
        <w:r w:rsidRPr="002D79A1">
          <w:rPr>
            <w:rFonts w:ascii="Times New Roman" w:eastAsia="Times New Roman" w:hAnsi="Times New Roman" w:cs="Times New Roman"/>
            <w:b/>
            <w:sz w:val="24"/>
            <w:szCs w:val="24"/>
            <w:lang w:eastAsia="zh-CN"/>
          </w:rPr>
          <w:t>, Kevin Day</w:t>
        </w:r>
        <w:r w:rsidRPr="002D79A1">
          <w:rPr>
            <w:rFonts w:ascii="Times New Roman" w:eastAsia="Times New Roman" w:hAnsi="Times New Roman" w:cs="Times New Roman"/>
            <w:b/>
            <w:sz w:val="24"/>
            <w:szCs w:val="24"/>
            <w:vertAlign w:val="superscript"/>
            <w:lang w:eastAsia="zh-CN"/>
          </w:rPr>
          <w:t>7</w:t>
        </w:r>
        <w:r w:rsidRPr="002D79A1">
          <w:rPr>
            <w:rFonts w:ascii="Times New Roman" w:eastAsia="Times New Roman" w:hAnsi="Times New Roman" w:cs="Times New Roman"/>
            <w:b/>
            <w:sz w:val="24"/>
            <w:szCs w:val="24"/>
            <w:lang w:eastAsia="zh-CN"/>
          </w:rPr>
          <w:t xml:space="preserve">, </w:t>
        </w:r>
        <w:proofErr w:type="spellStart"/>
        <w:r w:rsidRPr="002D79A1">
          <w:rPr>
            <w:rFonts w:ascii="Times New Roman" w:eastAsia="Times New Roman" w:hAnsi="Times New Roman" w:cs="Times New Roman"/>
            <w:b/>
            <w:sz w:val="24"/>
            <w:szCs w:val="24"/>
            <w:lang w:eastAsia="zh-CN"/>
          </w:rPr>
          <w:t>Tianyuan</w:t>
        </w:r>
        <w:proofErr w:type="spellEnd"/>
        <w:r w:rsidRPr="002D79A1">
          <w:rPr>
            <w:rFonts w:ascii="Times New Roman" w:eastAsia="Times New Roman" w:hAnsi="Times New Roman" w:cs="Times New Roman"/>
            <w:b/>
            <w:sz w:val="24"/>
            <w:szCs w:val="24"/>
            <w:lang w:eastAsia="zh-CN"/>
          </w:rPr>
          <w:t xml:space="preserve"> Wang</w:t>
        </w:r>
        <w:r w:rsidRPr="002D79A1">
          <w:rPr>
            <w:rFonts w:ascii="Times New Roman" w:eastAsia="Times New Roman" w:hAnsi="Times New Roman" w:cs="Times New Roman"/>
            <w:b/>
            <w:sz w:val="24"/>
            <w:szCs w:val="24"/>
            <w:vertAlign w:val="superscript"/>
            <w:lang w:eastAsia="zh-CN"/>
          </w:rPr>
          <w:t>1,2</w:t>
        </w:r>
        <w:r w:rsidRPr="002D79A1">
          <w:rPr>
            <w:rFonts w:ascii="Times New Roman" w:eastAsia="Times New Roman" w:hAnsi="Times New Roman" w:cs="Times New Roman"/>
            <w:b/>
            <w:sz w:val="24"/>
            <w:szCs w:val="24"/>
            <w:lang w:eastAsia="zh-CN"/>
          </w:rPr>
          <w:t>, Francesco J. DeMayo</w:t>
        </w:r>
        <w:r w:rsidRPr="002D79A1">
          <w:rPr>
            <w:rFonts w:ascii="Times New Roman" w:eastAsia="Times New Roman" w:hAnsi="Times New Roman" w:cs="Times New Roman"/>
            <w:b/>
            <w:sz w:val="24"/>
            <w:szCs w:val="24"/>
            <w:vertAlign w:val="superscript"/>
            <w:lang w:eastAsia="zh-CN"/>
          </w:rPr>
          <w:t>6</w:t>
        </w:r>
        <w:r w:rsidRPr="002D79A1">
          <w:rPr>
            <w:rFonts w:ascii="Times New Roman" w:eastAsia="Times New Roman" w:hAnsi="Times New Roman" w:cs="Times New Roman"/>
            <w:b/>
            <w:sz w:val="24"/>
            <w:szCs w:val="24"/>
            <w:lang w:eastAsia="zh-CN"/>
          </w:rPr>
          <w:t>, San-Pin Wu</w:t>
        </w:r>
        <w:r w:rsidRPr="002D79A1">
          <w:rPr>
            <w:rFonts w:ascii="Times New Roman" w:eastAsia="Times New Roman" w:hAnsi="Times New Roman" w:cs="Times New Roman"/>
            <w:b/>
            <w:sz w:val="24"/>
            <w:szCs w:val="24"/>
            <w:vertAlign w:val="superscript"/>
            <w:lang w:eastAsia="zh-CN"/>
          </w:rPr>
          <w:t>6 *</w:t>
        </w:r>
        <w:r w:rsidRPr="002D79A1">
          <w:rPr>
            <w:rFonts w:ascii="Times New Roman" w:eastAsia="Times New Roman" w:hAnsi="Times New Roman" w:cs="Times New Roman"/>
            <w:b/>
            <w:sz w:val="24"/>
            <w:szCs w:val="24"/>
            <w:lang w:eastAsia="zh-CN"/>
          </w:rPr>
          <w:t>, and Jian-Liang Li</w:t>
        </w:r>
        <w:r w:rsidRPr="002D79A1">
          <w:rPr>
            <w:rFonts w:ascii="Times New Roman" w:eastAsia="Times New Roman" w:hAnsi="Times New Roman" w:cs="Times New Roman"/>
            <w:b/>
            <w:sz w:val="24"/>
            <w:szCs w:val="24"/>
            <w:vertAlign w:val="superscript"/>
            <w:lang w:eastAsia="zh-CN"/>
          </w:rPr>
          <w:t>1 *</w:t>
        </w:r>
      </w:ins>
    </w:p>
    <w:p w14:paraId="7413A59C" w14:textId="77777777" w:rsidR="002D79A1" w:rsidRPr="002D79A1" w:rsidRDefault="002D79A1" w:rsidP="002D79A1">
      <w:pPr>
        <w:spacing w:before="240" w:after="0" w:line="240" w:lineRule="auto"/>
        <w:rPr>
          <w:ins w:id="2" w:author="Li, Jianying (NIH/NIEHS) [C]" w:date="2021-09-21T16:24:00Z"/>
          <w:rFonts w:ascii="Times New Roman" w:eastAsia="Times New Roman" w:hAnsi="Times New Roman" w:cs="Times New Roman"/>
          <w:bCs/>
          <w:sz w:val="24"/>
          <w:szCs w:val="24"/>
          <w:lang w:eastAsia="zh-CN"/>
        </w:rPr>
      </w:pPr>
      <w:ins w:id="3" w:author="Li, Jianying (NIH/NIEHS) [C]" w:date="2021-09-21T16:24:00Z">
        <w:r w:rsidRPr="002D79A1">
          <w:rPr>
            <w:rFonts w:ascii="Times New Roman" w:eastAsia="Times New Roman" w:hAnsi="Times New Roman" w:cs="Times New Roman"/>
            <w:bCs/>
            <w:sz w:val="24"/>
            <w:szCs w:val="24"/>
            <w:vertAlign w:val="superscript"/>
            <w:lang w:eastAsia="zh-CN"/>
          </w:rPr>
          <w:t xml:space="preserve">1 </w:t>
        </w:r>
        <w:r w:rsidRPr="002D79A1">
          <w:rPr>
            <w:rFonts w:ascii="Times New Roman" w:eastAsia="Times New Roman" w:hAnsi="Times New Roman" w:cs="Times New Roman"/>
            <w:bCs/>
            <w:sz w:val="24"/>
            <w:szCs w:val="24"/>
            <w:lang w:eastAsia="zh-CN"/>
          </w:rPr>
          <w:t>Integrative Bioinformatics, Epigenetics and Stem Cell Biology Laboratory, Division of Intramural Research, National Institute of Environmental Health Sciences, Research Triangle Park, NC 27709, USA</w:t>
        </w:r>
      </w:ins>
    </w:p>
    <w:p w14:paraId="30C5479C" w14:textId="77777777" w:rsidR="002D79A1" w:rsidRPr="002D79A1" w:rsidRDefault="002D79A1" w:rsidP="002D79A1">
      <w:pPr>
        <w:spacing w:before="240" w:after="0" w:line="240" w:lineRule="auto"/>
        <w:rPr>
          <w:ins w:id="4" w:author="Li, Jianying (NIH/NIEHS) [C]" w:date="2021-09-21T16:24:00Z"/>
          <w:rFonts w:ascii="Times New Roman" w:eastAsia="Times New Roman" w:hAnsi="Times New Roman" w:cs="Times New Roman"/>
          <w:bCs/>
          <w:sz w:val="24"/>
          <w:szCs w:val="24"/>
          <w:lang w:eastAsia="zh-CN"/>
        </w:rPr>
      </w:pPr>
      <w:ins w:id="5" w:author="Li, Jianying (NIH/NIEHS) [C]" w:date="2021-09-21T16:24:00Z">
        <w:r w:rsidRPr="002D79A1">
          <w:rPr>
            <w:rFonts w:ascii="Times New Roman" w:eastAsia="Times New Roman" w:hAnsi="Times New Roman" w:cs="Times New Roman"/>
            <w:bCs/>
            <w:sz w:val="24"/>
            <w:szCs w:val="24"/>
            <w:vertAlign w:val="superscript"/>
            <w:lang w:eastAsia="zh-CN"/>
          </w:rPr>
          <w:t xml:space="preserve">2 </w:t>
        </w:r>
        <w:r w:rsidRPr="002D79A1">
          <w:rPr>
            <w:rFonts w:ascii="Times New Roman" w:eastAsia="Times New Roman" w:hAnsi="Times New Roman" w:cs="Times New Roman"/>
            <w:bCs/>
            <w:sz w:val="24"/>
            <w:szCs w:val="24"/>
            <w:lang w:eastAsia="zh-CN"/>
          </w:rPr>
          <w:t>Kelly Government Solutions, Research Triangle Park, NC 27709, USA</w:t>
        </w:r>
      </w:ins>
    </w:p>
    <w:p w14:paraId="1B5901EB" w14:textId="77777777" w:rsidR="002D79A1" w:rsidRPr="002D79A1" w:rsidRDefault="002D79A1" w:rsidP="002D79A1">
      <w:pPr>
        <w:spacing w:before="240" w:after="0" w:line="240" w:lineRule="auto"/>
        <w:rPr>
          <w:ins w:id="6" w:author="Li, Jianying (NIH/NIEHS) [C]" w:date="2021-09-21T16:24:00Z"/>
          <w:rFonts w:ascii="Times New Roman" w:eastAsia="Times New Roman" w:hAnsi="Times New Roman" w:cs="Times New Roman"/>
          <w:bCs/>
          <w:sz w:val="24"/>
          <w:szCs w:val="24"/>
          <w:lang w:eastAsia="zh-CN"/>
        </w:rPr>
      </w:pPr>
      <w:ins w:id="7" w:author="Li, Jianying (NIH/NIEHS) [C]" w:date="2021-09-21T16:24:00Z">
        <w:r w:rsidRPr="002D79A1">
          <w:rPr>
            <w:rFonts w:ascii="Times New Roman" w:eastAsia="Times New Roman" w:hAnsi="Times New Roman" w:cs="Times New Roman"/>
            <w:bCs/>
            <w:sz w:val="24"/>
            <w:szCs w:val="24"/>
            <w:vertAlign w:val="superscript"/>
            <w:lang w:eastAsia="zh-CN"/>
          </w:rPr>
          <w:t xml:space="preserve">3 </w:t>
        </w:r>
        <w:r w:rsidRPr="002D79A1">
          <w:rPr>
            <w:rFonts w:ascii="Times New Roman" w:eastAsia="Times New Roman" w:hAnsi="Times New Roman" w:cs="Times New Roman"/>
            <w:bCs/>
            <w:iCs/>
            <w:sz w:val="24"/>
            <w:szCs w:val="24"/>
            <w:lang w:eastAsia="zh-CN"/>
          </w:rPr>
          <w:t xml:space="preserve">Massive Genome Informatics Group, </w:t>
        </w:r>
        <w:r w:rsidRPr="002D79A1">
          <w:rPr>
            <w:rFonts w:ascii="Times New Roman" w:eastAsia="Times New Roman" w:hAnsi="Times New Roman" w:cs="Times New Roman"/>
            <w:bCs/>
            <w:sz w:val="24"/>
            <w:szCs w:val="24"/>
            <w:lang w:eastAsia="zh-CN"/>
          </w:rPr>
          <w:t>National Institute of Environmental Health Sciences, Research Triangle Park, NC 27709, USA</w:t>
        </w:r>
      </w:ins>
    </w:p>
    <w:p w14:paraId="40AB4A78" w14:textId="77777777" w:rsidR="002D79A1" w:rsidRPr="002D79A1" w:rsidRDefault="002D79A1" w:rsidP="002D79A1">
      <w:pPr>
        <w:spacing w:before="240" w:after="0" w:line="240" w:lineRule="auto"/>
        <w:rPr>
          <w:ins w:id="8" w:author="Li, Jianying (NIH/NIEHS) [C]" w:date="2021-09-21T16:24:00Z"/>
          <w:rFonts w:ascii="Times New Roman" w:eastAsia="Times New Roman" w:hAnsi="Times New Roman" w:cs="Times New Roman"/>
          <w:bCs/>
          <w:sz w:val="24"/>
          <w:szCs w:val="24"/>
          <w:lang w:eastAsia="zh-CN"/>
        </w:rPr>
      </w:pPr>
      <w:ins w:id="9" w:author="Li, Jianying (NIH/NIEHS) [C]" w:date="2021-09-21T16:24:00Z">
        <w:r w:rsidRPr="002D79A1">
          <w:rPr>
            <w:rFonts w:ascii="Times New Roman" w:eastAsia="Times New Roman" w:hAnsi="Times New Roman" w:cs="Times New Roman"/>
            <w:bCs/>
            <w:sz w:val="24"/>
            <w:szCs w:val="24"/>
            <w:vertAlign w:val="superscript"/>
            <w:lang w:eastAsia="zh-CN"/>
          </w:rPr>
          <w:t xml:space="preserve">4 </w:t>
        </w:r>
        <w:r w:rsidRPr="002D79A1">
          <w:rPr>
            <w:rFonts w:ascii="Times New Roman" w:eastAsia="Times New Roman" w:hAnsi="Times New Roman" w:cs="Times New Roman"/>
            <w:bCs/>
            <w:sz w:val="24"/>
            <w:szCs w:val="24"/>
            <w:lang w:eastAsia="zh-CN"/>
          </w:rPr>
          <w:t>Biostatistics and Computational Biology Branch, Division of Intramural Research, National Institute of Environmental Health Sciences, Research Triangle Park, NC 27709, USA</w:t>
        </w:r>
      </w:ins>
    </w:p>
    <w:p w14:paraId="0654BCFB" w14:textId="77777777" w:rsidR="002D79A1" w:rsidRPr="002D79A1" w:rsidRDefault="002D79A1" w:rsidP="002D79A1">
      <w:pPr>
        <w:spacing w:before="240" w:after="0" w:line="240" w:lineRule="auto"/>
        <w:rPr>
          <w:ins w:id="10" w:author="Li, Jianying (NIH/NIEHS) [C]" w:date="2021-09-21T16:24:00Z"/>
          <w:rFonts w:ascii="Times New Roman" w:eastAsia="Times New Roman" w:hAnsi="Times New Roman" w:cs="Times New Roman"/>
          <w:bCs/>
          <w:sz w:val="24"/>
          <w:szCs w:val="24"/>
          <w:lang w:eastAsia="zh-CN"/>
        </w:rPr>
      </w:pPr>
      <w:ins w:id="11" w:author="Li, Jianying (NIH/NIEHS) [C]" w:date="2021-09-21T16:24:00Z">
        <w:r w:rsidRPr="002D79A1">
          <w:rPr>
            <w:rFonts w:ascii="Times New Roman" w:eastAsia="Times New Roman" w:hAnsi="Times New Roman" w:cs="Times New Roman"/>
            <w:bCs/>
            <w:sz w:val="24"/>
            <w:szCs w:val="24"/>
            <w:vertAlign w:val="superscript"/>
            <w:lang w:eastAsia="zh-CN"/>
          </w:rPr>
          <w:t xml:space="preserve">5 </w:t>
        </w:r>
        <w:r w:rsidRPr="002D79A1">
          <w:rPr>
            <w:rFonts w:ascii="Times New Roman" w:eastAsia="Times New Roman" w:hAnsi="Times New Roman" w:cs="Times New Roman"/>
            <w:bCs/>
            <w:sz w:val="24"/>
            <w:szCs w:val="24"/>
            <w:lang w:eastAsia="zh-CN"/>
          </w:rPr>
          <w:t>Department of Family Health Care Nursing, University of California at San Francisco, San Francisco, CA 94143, USA</w:t>
        </w:r>
      </w:ins>
    </w:p>
    <w:p w14:paraId="7BE2A56C" w14:textId="77777777" w:rsidR="002D79A1" w:rsidRPr="002D79A1" w:rsidRDefault="002D79A1" w:rsidP="002D79A1">
      <w:pPr>
        <w:spacing w:before="240" w:after="0" w:line="240" w:lineRule="auto"/>
        <w:rPr>
          <w:ins w:id="12" w:author="Li, Jianying (NIH/NIEHS) [C]" w:date="2021-09-21T16:24:00Z"/>
          <w:rFonts w:ascii="Times New Roman" w:eastAsia="Times New Roman" w:hAnsi="Times New Roman" w:cs="Times New Roman"/>
          <w:bCs/>
          <w:sz w:val="24"/>
          <w:szCs w:val="24"/>
          <w:lang w:eastAsia="zh-CN"/>
        </w:rPr>
      </w:pPr>
      <w:ins w:id="13" w:author="Li, Jianying (NIH/NIEHS) [C]" w:date="2021-09-21T16:24:00Z">
        <w:r w:rsidRPr="002D79A1">
          <w:rPr>
            <w:rFonts w:ascii="Times New Roman" w:eastAsia="Times New Roman" w:hAnsi="Times New Roman" w:cs="Times New Roman"/>
            <w:bCs/>
            <w:sz w:val="24"/>
            <w:szCs w:val="24"/>
            <w:vertAlign w:val="superscript"/>
            <w:lang w:eastAsia="zh-CN"/>
          </w:rPr>
          <w:t xml:space="preserve">6 </w:t>
        </w:r>
        <w:r w:rsidRPr="002D79A1">
          <w:rPr>
            <w:rFonts w:ascii="Times New Roman" w:eastAsia="Times New Roman" w:hAnsi="Times New Roman" w:cs="Times New Roman"/>
            <w:bCs/>
            <w:sz w:val="24"/>
            <w:szCs w:val="24"/>
            <w:lang w:eastAsia="zh-CN"/>
          </w:rPr>
          <w:t>Reproductive and Developmental Biology Laboratory, National Institute of Environmental Health Sciences, Research Triangle Park, NC 27709, USA</w:t>
        </w:r>
      </w:ins>
    </w:p>
    <w:p w14:paraId="5A26D4FB" w14:textId="40F121EF" w:rsidR="00E83565" w:rsidRPr="00DC7269" w:rsidDel="002D79A1" w:rsidRDefault="002D79A1" w:rsidP="002D79A1">
      <w:pPr>
        <w:rPr>
          <w:del w:id="14" w:author="Li, Jianying (NIH/NIEHS) [C]" w:date="2021-09-21T16:24:00Z"/>
          <w:rFonts w:ascii="Times New Roman" w:hAnsi="Times New Roman" w:cs="Times New Roman"/>
          <w:sz w:val="24"/>
          <w:szCs w:val="24"/>
        </w:rPr>
      </w:pPr>
      <w:ins w:id="15" w:author="Li, Jianying (NIH/NIEHS) [C]" w:date="2021-09-21T16:24:00Z">
        <w:r w:rsidRPr="002D79A1">
          <w:rPr>
            <w:rFonts w:ascii="Times New Roman" w:eastAsia="Times New Roman" w:hAnsi="Times New Roman" w:cs="Times New Roman"/>
            <w:bCs/>
            <w:sz w:val="24"/>
            <w:szCs w:val="24"/>
            <w:vertAlign w:val="superscript"/>
            <w:lang w:eastAsia="zh-CN"/>
          </w:rPr>
          <w:t xml:space="preserve">7 </w:t>
        </w:r>
        <w:r w:rsidRPr="002D79A1">
          <w:rPr>
            <w:rFonts w:ascii="Times New Roman" w:eastAsia="Times New Roman" w:hAnsi="Times New Roman" w:cs="Times New Roman"/>
            <w:bCs/>
            <w:sz w:val="24"/>
            <w:szCs w:val="24"/>
            <w:lang w:eastAsia="zh-CN"/>
          </w:rPr>
          <w:t>Duke University, Durham NC 27708</w:t>
        </w:r>
      </w:ins>
      <w:del w:id="16" w:author="Li, Jianying (NIH/NIEHS) [C]" w:date="2021-09-21T16:24:00Z">
        <w:r w:rsidR="00E83565" w:rsidRPr="00DC7269" w:rsidDel="002D79A1">
          <w:rPr>
            <w:rFonts w:ascii="Times New Roman" w:hAnsi="Times New Roman" w:cs="Times New Roman"/>
            <w:b/>
            <w:sz w:val="24"/>
            <w:szCs w:val="24"/>
          </w:rPr>
          <w:delText>Jianying Li</w:delText>
        </w:r>
        <w:r w:rsidR="00E83565" w:rsidRPr="00DC7269" w:rsidDel="002D79A1">
          <w:rPr>
            <w:rFonts w:ascii="Times New Roman" w:hAnsi="Times New Roman" w:cs="Times New Roman"/>
            <w:b/>
            <w:sz w:val="24"/>
            <w:szCs w:val="24"/>
            <w:vertAlign w:val="superscript"/>
          </w:rPr>
          <w:delText>1,2,3</w:delText>
        </w:r>
        <w:r w:rsidR="00E83565" w:rsidRPr="00DC7269" w:rsidDel="002D79A1">
          <w:rPr>
            <w:rFonts w:ascii="Times New Roman" w:hAnsi="Times New Roman" w:cs="Times New Roman"/>
            <w:color w:val="020202"/>
            <w:shd w:val="clear" w:color="auto" w:fill="F9F9F9"/>
          </w:rPr>
          <w:delText xml:space="preserve"> </w:delText>
        </w:r>
        <w:r w:rsidR="00E83565" w:rsidRPr="00DC7269" w:rsidDel="002D79A1">
          <w:rPr>
            <w:rFonts w:ascii="Times New Roman" w:hAnsi="Times New Roman" w:cs="Times New Roman"/>
            <w:color w:val="020202"/>
            <w:shd w:val="clear" w:color="auto" w:fill="F9F9F9"/>
            <w:vertAlign w:val="superscript"/>
          </w:rPr>
          <w:delText>†</w:delText>
        </w:r>
        <w:r w:rsidR="00E83565" w:rsidRPr="00DC7269" w:rsidDel="002D79A1">
          <w:rPr>
            <w:rFonts w:ascii="Times New Roman" w:hAnsi="Times New Roman" w:cs="Times New Roman"/>
            <w:b/>
            <w:sz w:val="24"/>
            <w:szCs w:val="24"/>
          </w:rPr>
          <w:delText>, Pierre R. Bushel</w:delText>
        </w:r>
        <w:r w:rsidR="00E83565" w:rsidRPr="00DC7269" w:rsidDel="002D79A1">
          <w:rPr>
            <w:rFonts w:ascii="Times New Roman" w:hAnsi="Times New Roman" w:cs="Times New Roman"/>
            <w:b/>
            <w:sz w:val="24"/>
            <w:szCs w:val="24"/>
            <w:vertAlign w:val="superscript"/>
          </w:rPr>
          <w:delText>3,4</w:delText>
        </w:r>
        <w:r w:rsidR="00E83565" w:rsidRPr="00DC7269" w:rsidDel="002D79A1">
          <w:rPr>
            <w:rFonts w:ascii="Times New Roman" w:hAnsi="Times New Roman" w:cs="Times New Roman"/>
            <w:color w:val="020202"/>
            <w:shd w:val="clear" w:color="auto" w:fill="F9F9F9"/>
            <w:vertAlign w:val="superscript"/>
          </w:rPr>
          <w:delText xml:space="preserve"> †</w:delText>
        </w:r>
        <w:r w:rsidR="00E83565" w:rsidRPr="00DC7269" w:rsidDel="002D79A1">
          <w:rPr>
            <w:rFonts w:ascii="Times New Roman" w:hAnsi="Times New Roman" w:cs="Times New Roman"/>
            <w:b/>
            <w:sz w:val="24"/>
            <w:szCs w:val="24"/>
          </w:rPr>
          <w:delText>, Lin Lin</w:delText>
        </w:r>
        <w:r w:rsidR="00E83565" w:rsidRPr="00DC7269" w:rsidDel="002D79A1">
          <w:rPr>
            <w:rFonts w:ascii="Times New Roman" w:hAnsi="Times New Roman" w:cs="Times New Roman"/>
            <w:b/>
            <w:sz w:val="24"/>
            <w:szCs w:val="24"/>
            <w:vertAlign w:val="superscript"/>
          </w:rPr>
          <w:delText>5</w:delText>
        </w:r>
        <w:r w:rsidR="00E83565" w:rsidRPr="00DC7269" w:rsidDel="002D79A1">
          <w:rPr>
            <w:rFonts w:ascii="Times New Roman" w:hAnsi="Times New Roman" w:cs="Times New Roman"/>
            <w:b/>
            <w:sz w:val="24"/>
            <w:szCs w:val="24"/>
          </w:rPr>
          <w:delText>, Kevin Day</w:delText>
        </w:r>
        <w:r w:rsidR="00E83565" w:rsidRPr="00DC7269" w:rsidDel="002D79A1">
          <w:rPr>
            <w:rFonts w:ascii="Times New Roman" w:hAnsi="Times New Roman" w:cs="Times New Roman"/>
            <w:b/>
            <w:sz w:val="24"/>
            <w:szCs w:val="24"/>
            <w:vertAlign w:val="superscript"/>
          </w:rPr>
          <w:delText>6</w:delText>
        </w:r>
        <w:r w:rsidR="00E83565" w:rsidRPr="00DC7269" w:rsidDel="002D79A1">
          <w:rPr>
            <w:rFonts w:ascii="Times New Roman" w:hAnsi="Times New Roman" w:cs="Times New Roman"/>
            <w:b/>
            <w:sz w:val="24"/>
            <w:szCs w:val="24"/>
          </w:rPr>
          <w:delText>, Tianyuan Wang</w:delText>
        </w:r>
        <w:r w:rsidR="00E83565" w:rsidRPr="00DC7269" w:rsidDel="002D79A1">
          <w:rPr>
            <w:rFonts w:ascii="Times New Roman" w:hAnsi="Times New Roman" w:cs="Times New Roman"/>
            <w:b/>
            <w:sz w:val="24"/>
            <w:szCs w:val="24"/>
            <w:vertAlign w:val="superscript"/>
          </w:rPr>
          <w:delText>1,2</w:delText>
        </w:r>
        <w:r w:rsidR="00E83565" w:rsidRPr="00DC7269" w:rsidDel="002D79A1">
          <w:rPr>
            <w:rFonts w:ascii="Times New Roman" w:hAnsi="Times New Roman" w:cs="Times New Roman"/>
            <w:b/>
            <w:sz w:val="24"/>
            <w:szCs w:val="24"/>
          </w:rPr>
          <w:delText>, Francesco J. DeMayo</w:delText>
        </w:r>
        <w:r w:rsidR="00E83565" w:rsidRPr="00DC7269" w:rsidDel="002D79A1">
          <w:rPr>
            <w:rFonts w:ascii="Times New Roman" w:hAnsi="Times New Roman" w:cs="Times New Roman"/>
            <w:b/>
            <w:sz w:val="24"/>
            <w:szCs w:val="24"/>
            <w:vertAlign w:val="superscript"/>
          </w:rPr>
          <w:delText>7</w:delText>
        </w:r>
        <w:r w:rsidR="00E83565" w:rsidRPr="00DC7269" w:rsidDel="002D79A1">
          <w:rPr>
            <w:rFonts w:ascii="Times New Roman" w:hAnsi="Times New Roman" w:cs="Times New Roman"/>
            <w:b/>
            <w:sz w:val="24"/>
            <w:szCs w:val="24"/>
          </w:rPr>
          <w:delText>, San-Pin Wu</w:delText>
        </w:r>
        <w:r w:rsidR="00E83565" w:rsidRPr="00DC7269" w:rsidDel="002D79A1">
          <w:rPr>
            <w:rFonts w:ascii="Times New Roman" w:hAnsi="Times New Roman" w:cs="Times New Roman"/>
            <w:b/>
            <w:sz w:val="24"/>
            <w:szCs w:val="24"/>
            <w:vertAlign w:val="superscript"/>
          </w:rPr>
          <w:delText>7 *</w:delText>
        </w:r>
        <w:r w:rsidR="00E83565" w:rsidRPr="00DC7269" w:rsidDel="002D79A1">
          <w:rPr>
            <w:rFonts w:ascii="Times New Roman" w:hAnsi="Times New Roman" w:cs="Times New Roman"/>
            <w:b/>
            <w:sz w:val="24"/>
            <w:szCs w:val="24"/>
          </w:rPr>
          <w:delText>, and Jian-Liang Li</w:delText>
        </w:r>
        <w:r w:rsidR="00E83565" w:rsidRPr="00DC7269" w:rsidDel="002D79A1">
          <w:rPr>
            <w:rFonts w:ascii="Times New Roman" w:hAnsi="Times New Roman" w:cs="Times New Roman"/>
            <w:b/>
            <w:sz w:val="24"/>
            <w:szCs w:val="24"/>
            <w:vertAlign w:val="superscript"/>
          </w:rPr>
          <w:delText>1 *</w:delText>
        </w:r>
      </w:del>
    </w:p>
    <w:p w14:paraId="1EC57B40" w14:textId="4B09421D" w:rsidR="00E83565" w:rsidRPr="00DC7269" w:rsidDel="002D79A1" w:rsidRDefault="00E83565" w:rsidP="00E83565">
      <w:pPr>
        <w:spacing w:before="240"/>
        <w:rPr>
          <w:del w:id="17" w:author="Li, Jianying (NIH/NIEHS) [C]" w:date="2021-09-21T16:24:00Z"/>
          <w:rFonts w:ascii="Times New Roman" w:hAnsi="Times New Roman" w:cs="Times New Roman"/>
          <w:b/>
        </w:rPr>
      </w:pPr>
    </w:p>
    <w:p w14:paraId="19160677" w14:textId="704459B6" w:rsidR="00E83565" w:rsidRPr="00DC7269" w:rsidDel="002D79A1" w:rsidRDefault="00E83565" w:rsidP="00E83565">
      <w:pPr>
        <w:spacing w:before="240"/>
        <w:rPr>
          <w:del w:id="18" w:author="Li, Jianying (NIH/NIEHS) [C]" w:date="2021-09-21T16:24:00Z"/>
          <w:rFonts w:ascii="Times New Roman" w:hAnsi="Times New Roman" w:cs="Times New Roman"/>
          <w:bCs/>
        </w:rPr>
      </w:pPr>
      <w:del w:id="19" w:author="Li, Jianying (NIH/NIEHS) [C]" w:date="2021-09-21T16:24:00Z">
        <w:r w:rsidRPr="00DC7269" w:rsidDel="002D79A1">
          <w:rPr>
            <w:rFonts w:ascii="Times New Roman" w:hAnsi="Times New Roman" w:cs="Times New Roman"/>
            <w:bCs/>
            <w:vertAlign w:val="superscript"/>
          </w:rPr>
          <w:delText xml:space="preserve">1 </w:delText>
        </w:r>
        <w:r w:rsidRPr="00DC7269" w:rsidDel="002D79A1">
          <w:rPr>
            <w:rFonts w:ascii="Times New Roman" w:hAnsi="Times New Roman" w:cs="Times New Roman"/>
            <w:bCs/>
            <w:sz w:val="24"/>
            <w:szCs w:val="24"/>
          </w:rPr>
          <w:delText xml:space="preserve">Integrative Bioinformatics, </w:delText>
        </w:r>
        <w:bookmarkStart w:id="20" w:name="_Hlk70495204"/>
        <w:r w:rsidRPr="00DC7269" w:rsidDel="002D79A1">
          <w:rPr>
            <w:rFonts w:ascii="Times New Roman" w:hAnsi="Times New Roman" w:cs="Times New Roman"/>
            <w:bCs/>
            <w:sz w:val="24"/>
            <w:szCs w:val="24"/>
          </w:rPr>
          <w:delText xml:space="preserve">Epigenetics and Stem Cell Biology </w:delText>
        </w:r>
        <w:r w:rsidR="000C5E80" w:rsidRPr="00DC7269" w:rsidDel="002D79A1">
          <w:rPr>
            <w:rFonts w:ascii="Times New Roman" w:hAnsi="Times New Roman" w:cs="Times New Roman"/>
            <w:bCs/>
            <w:sz w:val="24"/>
            <w:szCs w:val="24"/>
          </w:rPr>
          <w:delText>Laboratory</w:delText>
        </w:r>
        <w:r w:rsidRPr="00DC7269" w:rsidDel="002D79A1">
          <w:rPr>
            <w:rFonts w:ascii="Times New Roman" w:hAnsi="Times New Roman" w:cs="Times New Roman"/>
            <w:bCs/>
            <w:sz w:val="24"/>
            <w:szCs w:val="24"/>
          </w:rPr>
          <w:delText xml:space="preserve">, </w:delText>
        </w:r>
        <w:bookmarkEnd w:id="20"/>
        <w:r w:rsidRPr="00DC7269" w:rsidDel="002D79A1">
          <w:rPr>
            <w:rFonts w:ascii="Times New Roman" w:hAnsi="Times New Roman" w:cs="Times New Roman"/>
            <w:bCs/>
            <w:sz w:val="24"/>
            <w:szCs w:val="24"/>
          </w:rPr>
          <w:delText>Division of Intramural Research, National Institute of Environmental Health Sciences, Research Triangle Park, NC 27709, USA</w:delText>
        </w:r>
      </w:del>
    </w:p>
    <w:p w14:paraId="7D02D041" w14:textId="1AAB73A0" w:rsidR="00E83565" w:rsidRPr="00DC7269" w:rsidDel="002D79A1" w:rsidRDefault="00E83565" w:rsidP="00E83565">
      <w:pPr>
        <w:spacing w:before="240"/>
        <w:rPr>
          <w:del w:id="21" w:author="Li, Jianying (NIH/NIEHS) [C]" w:date="2021-09-21T16:24:00Z"/>
          <w:rFonts w:ascii="Times New Roman" w:hAnsi="Times New Roman" w:cs="Times New Roman"/>
          <w:bCs/>
        </w:rPr>
      </w:pPr>
      <w:del w:id="22" w:author="Li, Jianying (NIH/NIEHS) [C]" w:date="2021-09-21T16:24:00Z">
        <w:r w:rsidRPr="00DC7269" w:rsidDel="002D79A1">
          <w:rPr>
            <w:rFonts w:ascii="Times New Roman" w:hAnsi="Times New Roman" w:cs="Times New Roman"/>
            <w:bCs/>
            <w:vertAlign w:val="superscript"/>
          </w:rPr>
          <w:delText xml:space="preserve">2 </w:delText>
        </w:r>
        <w:r w:rsidRPr="00DC7269" w:rsidDel="002D79A1">
          <w:rPr>
            <w:rFonts w:ascii="Times New Roman" w:hAnsi="Times New Roman" w:cs="Times New Roman"/>
            <w:bCs/>
            <w:sz w:val="24"/>
            <w:szCs w:val="24"/>
          </w:rPr>
          <w:delText>Kelly Government Solutions, Research Triangle Park, NC 27709, USA</w:delText>
        </w:r>
      </w:del>
    </w:p>
    <w:p w14:paraId="6FFC4353" w14:textId="25D31453" w:rsidR="00E83565" w:rsidRPr="00DC7269" w:rsidDel="002D79A1" w:rsidRDefault="00E83565" w:rsidP="00E83565">
      <w:pPr>
        <w:spacing w:before="240"/>
        <w:rPr>
          <w:del w:id="23" w:author="Li, Jianying (NIH/NIEHS) [C]" w:date="2021-09-21T16:24:00Z"/>
          <w:rFonts w:ascii="Times New Roman" w:hAnsi="Times New Roman" w:cs="Times New Roman"/>
          <w:bCs/>
        </w:rPr>
      </w:pPr>
      <w:del w:id="24" w:author="Li, Jianying (NIH/NIEHS) [C]" w:date="2021-09-21T16:24:00Z">
        <w:r w:rsidRPr="00DC7269" w:rsidDel="002D79A1">
          <w:rPr>
            <w:rFonts w:ascii="Times New Roman" w:hAnsi="Times New Roman" w:cs="Times New Roman"/>
            <w:bCs/>
            <w:vertAlign w:val="superscript"/>
          </w:rPr>
          <w:delText xml:space="preserve">3 </w:delText>
        </w:r>
        <w:r w:rsidRPr="00DC7269" w:rsidDel="002D79A1">
          <w:rPr>
            <w:rFonts w:ascii="Times New Roman" w:hAnsi="Times New Roman" w:cs="Times New Roman"/>
            <w:bCs/>
            <w:iCs/>
            <w:sz w:val="24"/>
            <w:szCs w:val="24"/>
          </w:rPr>
          <w:delText xml:space="preserve">Massive Genome Informatics Group, </w:delText>
        </w:r>
        <w:r w:rsidRPr="00DC7269" w:rsidDel="002D79A1">
          <w:rPr>
            <w:rFonts w:ascii="Times New Roman" w:hAnsi="Times New Roman" w:cs="Times New Roman"/>
            <w:bCs/>
            <w:sz w:val="24"/>
            <w:szCs w:val="24"/>
          </w:rPr>
          <w:delText>National Institute of Environmental Health Sciences, Research Triangle Park, NC 27709, USA</w:delText>
        </w:r>
      </w:del>
    </w:p>
    <w:p w14:paraId="3BAFAEC7" w14:textId="700D7C0C" w:rsidR="00E83565" w:rsidRPr="00DC7269" w:rsidDel="002D79A1" w:rsidRDefault="00E83565" w:rsidP="00E83565">
      <w:pPr>
        <w:spacing w:before="240"/>
        <w:rPr>
          <w:del w:id="25" w:author="Li, Jianying (NIH/NIEHS) [C]" w:date="2021-09-21T16:24:00Z"/>
          <w:rFonts w:ascii="Times New Roman" w:hAnsi="Times New Roman" w:cs="Times New Roman"/>
          <w:bCs/>
        </w:rPr>
      </w:pPr>
      <w:del w:id="26" w:author="Li, Jianying (NIH/NIEHS) [C]" w:date="2021-09-21T16:24:00Z">
        <w:r w:rsidRPr="00DC7269" w:rsidDel="002D79A1">
          <w:rPr>
            <w:rFonts w:ascii="Times New Roman" w:hAnsi="Times New Roman" w:cs="Times New Roman"/>
            <w:bCs/>
            <w:vertAlign w:val="superscript"/>
          </w:rPr>
          <w:delText xml:space="preserve">4 </w:delText>
        </w:r>
        <w:r w:rsidRPr="00DC7269" w:rsidDel="002D79A1">
          <w:rPr>
            <w:rFonts w:ascii="Times New Roman" w:hAnsi="Times New Roman" w:cs="Times New Roman"/>
            <w:bCs/>
            <w:sz w:val="24"/>
            <w:szCs w:val="24"/>
          </w:rPr>
          <w:delText>Biostatistics and Computational Biology Branch, Division of Intramural Research, National Institute of Environmental Health Sciences, Research Triangle Park, NC 27709, USA</w:delText>
        </w:r>
      </w:del>
    </w:p>
    <w:p w14:paraId="5DD0EA39" w14:textId="01E32939" w:rsidR="00E83565" w:rsidRPr="00DC7269" w:rsidDel="002D79A1" w:rsidRDefault="00E83565" w:rsidP="00E83565">
      <w:pPr>
        <w:spacing w:before="240"/>
        <w:rPr>
          <w:del w:id="27" w:author="Li, Jianying (NIH/NIEHS) [C]" w:date="2021-09-21T16:24:00Z"/>
          <w:rFonts w:ascii="Times New Roman" w:hAnsi="Times New Roman" w:cs="Times New Roman"/>
          <w:bCs/>
        </w:rPr>
      </w:pPr>
      <w:del w:id="28" w:author="Li, Jianying (NIH/NIEHS) [C]" w:date="2021-09-21T16:24:00Z">
        <w:r w:rsidRPr="00DC7269" w:rsidDel="002D79A1">
          <w:rPr>
            <w:rFonts w:ascii="Times New Roman" w:hAnsi="Times New Roman" w:cs="Times New Roman"/>
            <w:bCs/>
            <w:vertAlign w:val="superscript"/>
          </w:rPr>
          <w:delText xml:space="preserve">5 </w:delText>
        </w:r>
        <w:r w:rsidRPr="00DC7269" w:rsidDel="002D79A1">
          <w:rPr>
            <w:rFonts w:ascii="Times New Roman" w:hAnsi="Times New Roman" w:cs="Times New Roman"/>
            <w:bCs/>
            <w:sz w:val="24"/>
            <w:szCs w:val="24"/>
          </w:rPr>
          <w:delText>Department of Family Health Care Nursing, University of California at San Francisco, San Francisco, CA 94143, USA</w:delText>
        </w:r>
      </w:del>
    </w:p>
    <w:p w14:paraId="32B6760F" w14:textId="0ACA7B7D" w:rsidR="00E83565" w:rsidRPr="00DC7269" w:rsidDel="002D79A1" w:rsidRDefault="00E83565" w:rsidP="00E83565">
      <w:pPr>
        <w:spacing w:before="240"/>
        <w:rPr>
          <w:del w:id="29" w:author="Li, Jianying (NIH/NIEHS) [C]" w:date="2021-09-21T16:24:00Z"/>
          <w:rFonts w:ascii="Times New Roman" w:hAnsi="Times New Roman" w:cs="Times New Roman"/>
          <w:bCs/>
        </w:rPr>
      </w:pPr>
      <w:del w:id="30" w:author="Li, Jianying (NIH/NIEHS) [C]" w:date="2021-09-21T16:24:00Z">
        <w:r w:rsidRPr="00DC7269" w:rsidDel="002D79A1">
          <w:rPr>
            <w:rFonts w:ascii="Times New Roman" w:hAnsi="Times New Roman" w:cs="Times New Roman"/>
            <w:bCs/>
            <w:vertAlign w:val="superscript"/>
          </w:rPr>
          <w:delText xml:space="preserve">6 </w:delText>
        </w:r>
        <w:r w:rsidRPr="00DC7269" w:rsidDel="002D79A1">
          <w:rPr>
            <w:rFonts w:ascii="Times New Roman" w:hAnsi="Times New Roman" w:cs="Times New Roman"/>
            <w:bCs/>
            <w:sz w:val="24"/>
            <w:szCs w:val="24"/>
          </w:rPr>
          <w:delText>Duke University, Durham NC 27713</w:delText>
        </w:r>
      </w:del>
    </w:p>
    <w:p w14:paraId="1CDBDFC3" w14:textId="78A8EEB5" w:rsidR="00E83565" w:rsidRPr="00DC7269" w:rsidDel="002D79A1" w:rsidRDefault="00E83565" w:rsidP="00E83565">
      <w:pPr>
        <w:spacing w:before="240"/>
        <w:rPr>
          <w:del w:id="31" w:author="Li, Jianying (NIH/NIEHS) [C]" w:date="2021-09-21T16:24:00Z"/>
          <w:rFonts w:ascii="Times New Roman" w:hAnsi="Times New Roman" w:cs="Times New Roman"/>
          <w:bCs/>
        </w:rPr>
      </w:pPr>
      <w:del w:id="32" w:author="Li, Jianying (NIH/NIEHS) [C]" w:date="2021-09-21T16:24:00Z">
        <w:r w:rsidRPr="00DC7269" w:rsidDel="002D79A1">
          <w:rPr>
            <w:rFonts w:ascii="Times New Roman" w:hAnsi="Times New Roman" w:cs="Times New Roman"/>
            <w:bCs/>
            <w:vertAlign w:val="superscript"/>
          </w:rPr>
          <w:delText xml:space="preserve">7 </w:delText>
        </w:r>
        <w:r w:rsidRPr="00DC7269" w:rsidDel="002D79A1">
          <w:rPr>
            <w:rFonts w:ascii="Times New Roman" w:hAnsi="Times New Roman" w:cs="Times New Roman"/>
            <w:bCs/>
            <w:sz w:val="24"/>
            <w:szCs w:val="24"/>
          </w:rPr>
          <w:delText>Reproductive and Developmental Biology Laboratory, National Institute of Environmental Health Sciences, Research Triangle Park, NC 27709, USA</w:delText>
        </w:r>
      </w:del>
    </w:p>
    <w:p w14:paraId="3A240C2A" w14:textId="77777777" w:rsidR="00E83565" w:rsidRPr="00DC7269" w:rsidRDefault="00E83565" w:rsidP="00E83565">
      <w:pPr>
        <w:spacing w:before="240"/>
        <w:rPr>
          <w:rFonts w:ascii="Times New Roman" w:hAnsi="Times New Roman" w:cs="Times New Roman"/>
          <w:b/>
        </w:rPr>
      </w:pPr>
    </w:p>
    <w:p w14:paraId="13F3764F" w14:textId="77777777" w:rsidR="00E83565" w:rsidRPr="00DC7269" w:rsidRDefault="00E83565" w:rsidP="00E83565">
      <w:pPr>
        <w:shd w:val="clear" w:color="auto" w:fill="F9F9F9"/>
        <w:spacing w:after="150" w:line="360" w:lineRule="atLeast"/>
        <w:rPr>
          <w:rFonts w:ascii="Times New Roman" w:hAnsi="Times New Roman" w:cs="Times New Roman"/>
          <w:color w:val="020202"/>
          <w:sz w:val="24"/>
          <w:szCs w:val="24"/>
        </w:rPr>
      </w:pPr>
      <w:r w:rsidRPr="00DC7269">
        <w:rPr>
          <w:rFonts w:ascii="Times New Roman" w:hAnsi="Times New Roman" w:cs="Times New Roman"/>
          <w:color w:val="020202"/>
          <w:sz w:val="24"/>
          <w:szCs w:val="24"/>
          <w:vertAlign w:val="superscript"/>
        </w:rPr>
        <w:t>†</w:t>
      </w:r>
      <w:r w:rsidRPr="00DC7269">
        <w:rPr>
          <w:rFonts w:ascii="Times New Roman" w:hAnsi="Times New Roman" w:cs="Times New Roman"/>
          <w:color w:val="020202"/>
          <w:sz w:val="24"/>
          <w:szCs w:val="24"/>
        </w:rPr>
        <w:t>These authors have contributed equally to this work and share first authorship</w:t>
      </w:r>
    </w:p>
    <w:p w14:paraId="7E0E8060" w14:textId="77777777" w:rsidR="00E83565" w:rsidRPr="00DC7269" w:rsidRDefault="00E83565" w:rsidP="00E83565">
      <w:pPr>
        <w:rPr>
          <w:rFonts w:ascii="Times New Roman" w:hAnsi="Times New Roman" w:cs="Times New Roman"/>
        </w:rPr>
      </w:pPr>
    </w:p>
    <w:p w14:paraId="2F782BF7" w14:textId="79C73C22" w:rsidR="00E83565" w:rsidRPr="00DC7269" w:rsidRDefault="00E83565" w:rsidP="00E83565">
      <w:pPr>
        <w:spacing w:before="240"/>
        <w:rPr>
          <w:rFonts w:ascii="Times New Roman" w:hAnsi="Times New Roman" w:cs="Times New Roman"/>
          <w:b/>
          <w:sz w:val="24"/>
          <w:szCs w:val="24"/>
        </w:rPr>
      </w:pPr>
      <w:r w:rsidRPr="00DC7269">
        <w:rPr>
          <w:rFonts w:ascii="Times New Roman" w:hAnsi="Times New Roman" w:cs="Times New Roman"/>
          <w:b/>
          <w:sz w:val="24"/>
          <w:szCs w:val="24"/>
        </w:rPr>
        <w:t xml:space="preserve">* Correspondence: </w:t>
      </w:r>
      <w:r w:rsidRPr="00DC7269">
        <w:rPr>
          <w:rFonts w:ascii="Times New Roman" w:hAnsi="Times New Roman" w:cs="Times New Roman"/>
          <w:b/>
          <w:sz w:val="24"/>
          <w:szCs w:val="24"/>
        </w:rPr>
        <w:br/>
      </w:r>
      <w:r w:rsidRPr="00DC7269">
        <w:rPr>
          <w:rFonts w:ascii="Times New Roman" w:hAnsi="Times New Roman" w:cs="Times New Roman"/>
          <w:sz w:val="24"/>
          <w:szCs w:val="24"/>
        </w:rPr>
        <w:t>Jian-Liang Li (</w:t>
      </w:r>
      <w:hyperlink r:id="rId5" w:history="1">
        <w:r w:rsidRPr="00DC7269">
          <w:rPr>
            <w:rStyle w:val="Hyperlink"/>
            <w:rFonts w:ascii="Times New Roman" w:hAnsi="Times New Roman" w:cs="Times New Roman"/>
            <w:sz w:val="24"/>
            <w:szCs w:val="24"/>
          </w:rPr>
          <w:t>jianliang.li@nih.gov</w:t>
        </w:r>
      </w:hyperlink>
      <w:r w:rsidRPr="00DC7269">
        <w:rPr>
          <w:rFonts w:ascii="Times New Roman" w:hAnsi="Times New Roman" w:cs="Times New Roman"/>
          <w:sz w:val="24"/>
          <w:szCs w:val="24"/>
        </w:rPr>
        <w:t>)</w:t>
      </w:r>
      <w:r w:rsidR="00C316B5" w:rsidRPr="00DC7269">
        <w:rPr>
          <w:rFonts w:ascii="Times New Roman" w:hAnsi="Times New Roman" w:cs="Times New Roman"/>
          <w:b/>
          <w:sz w:val="24"/>
          <w:szCs w:val="24"/>
        </w:rPr>
        <w:t xml:space="preserve">  </w:t>
      </w:r>
      <w:r w:rsidR="00C316B5" w:rsidRPr="00DC7269">
        <w:rPr>
          <w:rFonts w:ascii="Times New Roman" w:hAnsi="Times New Roman" w:cs="Times New Roman"/>
          <w:bCs/>
          <w:sz w:val="24"/>
          <w:szCs w:val="24"/>
        </w:rPr>
        <w:t>and</w:t>
      </w:r>
      <w:r w:rsidR="00C316B5" w:rsidRPr="00DC7269">
        <w:rPr>
          <w:rFonts w:ascii="Times New Roman" w:hAnsi="Times New Roman" w:cs="Times New Roman"/>
          <w:b/>
          <w:sz w:val="24"/>
          <w:szCs w:val="24"/>
        </w:rPr>
        <w:t xml:space="preserve"> </w:t>
      </w:r>
      <w:r w:rsidRPr="00DC7269">
        <w:rPr>
          <w:rFonts w:ascii="Times New Roman" w:hAnsi="Times New Roman" w:cs="Times New Roman"/>
          <w:sz w:val="24"/>
          <w:szCs w:val="24"/>
        </w:rPr>
        <w:t>San-Pin Wu (</w:t>
      </w:r>
      <w:hyperlink r:id="rId6" w:history="1">
        <w:r w:rsidRPr="00DC7269">
          <w:rPr>
            <w:rStyle w:val="Hyperlink"/>
            <w:rFonts w:ascii="Times New Roman" w:hAnsi="Times New Roman" w:cs="Times New Roman"/>
            <w:sz w:val="24"/>
            <w:szCs w:val="24"/>
          </w:rPr>
          <w:t>steve.wu@nih.gov</w:t>
        </w:r>
      </w:hyperlink>
      <w:r w:rsidRPr="00DC7269">
        <w:rPr>
          <w:rFonts w:ascii="Times New Roman" w:hAnsi="Times New Roman" w:cs="Times New Roman"/>
          <w:sz w:val="24"/>
          <w:szCs w:val="24"/>
        </w:rPr>
        <w:t xml:space="preserve">) </w:t>
      </w:r>
    </w:p>
    <w:p w14:paraId="303B7DD8" w14:textId="13D8438A" w:rsidR="00E83565" w:rsidRPr="00DC7269" w:rsidRDefault="00B2359A" w:rsidP="00E83565">
      <w:pPr>
        <w:spacing w:before="240"/>
        <w:rPr>
          <w:rFonts w:ascii="Times New Roman" w:hAnsi="Times New Roman" w:cs="Times New Roman"/>
          <w:bCs/>
          <w:sz w:val="24"/>
          <w:szCs w:val="24"/>
        </w:rPr>
      </w:pPr>
      <w:r w:rsidRPr="00DC7269">
        <w:rPr>
          <w:rFonts w:ascii="Times New Roman" w:hAnsi="Times New Roman" w:cs="Times New Roman"/>
          <w:bCs/>
          <w:sz w:val="24"/>
          <w:szCs w:val="24"/>
        </w:rPr>
        <w:t>Running Title: Structural Equation Modeling In silico</w:t>
      </w:r>
    </w:p>
    <w:p w14:paraId="75579C82" w14:textId="77777777" w:rsidR="00E83565" w:rsidRPr="00DC7269" w:rsidRDefault="00E83565" w:rsidP="00E83565">
      <w:pPr>
        <w:pStyle w:val="AuthorList"/>
      </w:pPr>
      <w:r w:rsidRPr="00DC7269">
        <w:t xml:space="preserve">Keywords: Structural Equation Modeling, gene expression, </w:t>
      </w:r>
      <w:r w:rsidRPr="00DC7269">
        <w:rPr>
          <w:i/>
          <w:iCs/>
        </w:rPr>
        <w:t>in silico</w:t>
      </w:r>
      <w:r w:rsidRPr="00DC7269">
        <w:t xml:space="preserve"> perturbation, molecular interaction, R, Shiny</w:t>
      </w:r>
    </w:p>
    <w:p w14:paraId="3D1C2DA6" w14:textId="77777777" w:rsidR="00E83565" w:rsidRDefault="00E83565" w:rsidP="00E83565">
      <w:pPr>
        <w:spacing w:after="200" w:line="276" w:lineRule="auto"/>
        <w:rPr>
          <w:b/>
        </w:rPr>
      </w:pPr>
      <w:r>
        <w:br w:type="page"/>
      </w:r>
    </w:p>
    <w:p w14:paraId="4BD754C7" w14:textId="2B963FA9" w:rsidR="003F6CF7" w:rsidRPr="00E41667" w:rsidRDefault="004E3D14" w:rsidP="00EE2E6B">
      <w:pPr>
        <w:spacing w:line="480" w:lineRule="auto"/>
        <w:jc w:val="center"/>
        <w:rPr>
          <w:rFonts w:ascii="Times New Roman" w:eastAsiaTheme="majorEastAsia" w:hAnsi="Times New Roman" w:cs="Times New Roman"/>
          <w:b/>
          <w:bCs/>
          <w:color w:val="000000" w:themeColor="text1"/>
          <w:kern w:val="24"/>
          <w:sz w:val="24"/>
          <w:szCs w:val="24"/>
        </w:rPr>
      </w:pPr>
      <w:ins w:id="33" w:author="Li, Jianying (NIH/NIEHS) [C]" w:date="2021-09-22T16:32:00Z">
        <w:r>
          <w:rPr>
            <w:rFonts w:ascii="Times New Roman" w:hAnsi="Times New Roman" w:cs="Times New Roman"/>
            <w:noProof/>
            <w:sz w:val="24"/>
            <w:szCs w:val="24"/>
          </w:rPr>
          <w:lastRenderedPageBreak/>
          <w:drawing>
            <wp:inline distT="0" distB="0" distL="0" distR="0" wp14:anchorId="3E150658" wp14:editId="3ED58CFA">
              <wp:extent cx="5943600" cy="33794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9470"/>
                      </a:xfrm>
                      <a:prstGeom prst="rect">
                        <a:avLst/>
                      </a:prstGeom>
                    </pic:spPr>
                  </pic:pic>
                </a:graphicData>
              </a:graphic>
            </wp:inline>
          </w:drawing>
        </w:r>
      </w:ins>
      <w:commentRangeStart w:id="34"/>
      <w:del w:id="35" w:author="Li, Jianying (NIH/NIEHS) [C]" w:date="2021-09-22T16:31:00Z">
        <w:r w:rsidR="0089644C" w:rsidRPr="00E41667" w:rsidDel="004E3D14">
          <w:rPr>
            <w:rFonts w:ascii="Times New Roman" w:hAnsi="Times New Roman" w:cs="Times New Roman"/>
            <w:noProof/>
            <w:sz w:val="24"/>
            <w:szCs w:val="24"/>
          </w:rPr>
          <w:drawing>
            <wp:inline distT="0" distB="0" distL="0" distR="0" wp14:anchorId="3009FE20" wp14:editId="31BA82A1">
              <wp:extent cx="5943600" cy="3343275"/>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del>
      <w:commentRangeEnd w:id="34"/>
      <w:r w:rsidR="00D36306">
        <w:rPr>
          <w:rStyle w:val="CommentReference"/>
        </w:rPr>
        <w:commentReference w:id="34"/>
      </w:r>
    </w:p>
    <w:p w14:paraId="77310492" w14:textId="7B8B57B3" w:rsidR="0089644C" w:rsidRPr="00E41667" w:rsidRDefault="0089644C" w:rsidP="0089644C">
      <w:pPr>
        <w:spacing w:after="0"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Pr>
          <w:rFonts w:ascii="Times New Roman" w:hAnsi="Times New Roman" w:cs="Times New Roman"/>
          <w:b/>
          <w:bCs/>
          <w:sz w:val="24"/>
          <w:szCs w:val="24"/>
        </w:rPr>
        <w:t>1</w:t>
      </w:r>
      <w:r w:rsidRPr="00E41667">
        <w:rPr>
          <w:rFonts w:ascii="Times New Roman" w:hAnsi="Times New Roman" w:cs="Times New Roman"/>
          <w:sz w:val="24"/>
          <w:szCs w:val="24"/>
        </w:rPr>
        <w:t xml:space="preserve">. A two-class (elimination with or without replacement) bootstrap resampling simulation. From the initial GATA2 significant gene list in the yellow rectangle, </w:t>
      </w:r>
      <w:r>
        <w:rPr>
          <w:rFonts w:ascii="Times New Roman" w:hAnsi="Times New Roman" w:cs="Times New Roman"/>
          <w:sz w:val="24"/>
          <w:szCs w:val="24"/>
        </w:rPr>
        <w:t>the</w:t>
      </w:r>
      <w:r w:rsidRPr="00E41667">
        <w:rPr>
          <w:rFonts w:ascii="Times New Roman" w:hAnsi="Times New Roman" w:cs="Times New Roman"/>
          <w:sz w:val="24"/>
          <w:szCs w:val="24"/>
        </w:rPr>
        <w:t xml:space="preserve"> same number of genes as that of the </w:t>
      </w:r>
      <w:ins w:id="36" w:author="Li, Jianying (NIH/NIEHS) [C]" w:date="2021-09-21T17:46:00Z">
        <w:r w:rsidR="00C65689">
          <w:rPr>
            <w:rFonts w:ascii="Times New Roman" w:hAnsi="Times New Roman" w:cs="Times New Roman"/>
            <w:sz w:val="24"/>
            <w:szCs w:val="24"/>
          </w:rPr>
          <w:t xml:space="preserve">targeted </w:t>
        </w:r>
      </w:ins>
      <w:r w:rsidRPr="00E41667">
        <w:rPr>
          <w:rFonts w:ascii="Times New Roman" w:hAnsi="Times New Roman" w:cs="Times New Roman"/>
          <w:sz w:val="24"/>
          <w:szCs w:val="24"/>
        </w:rPr>
        <w:t>subset of genes (</w:t>
      </w:r>
      <w:ins w:id="37" w:author="Li, Jianying (NIH/NIEHS) [C]" w:date="2021-09-22T08:22:00Z">
        <w:r w:rsidR="004007E4">
          <w:rPr>
            <w:rFonts w:ascii="Times New Roman" w:hAnsi="Times New Roman" w:cs="Times New Roman"/>
            <w:sz w:val="24"/>
            <w:szCs w:val="24"/>
          </w:rPr>
          <w:t>“</w:t>
        </w:r>
      </w:ins>
      <w:ins w:id="38" w:author="Li, Jianying (NIH/NIEHS) [C]" w:date="2021-09-22T08:21:00Z">
        <w:r w:rsidR="004007E4">
          <w:rPr>
            <w:rFonts w:ascii="Times New Roman" w:hAnsi="Times New Roman" w:cs="Times New Roman"/>
            <w:sz w:val="24"/>
            <w:szCs w:val="24"/>
          </w:rPr>
          <w:t>N</w:t>
        </w:r>
      </w:ins>
      <w:ins w:id="39" w:author="Li, Jianying (NIH/NIEHS) [C]" w:date="2021-09-22T08:22:00Z">
        <w:r w:rsidR="004007E4">
          <w:rPr>
            <w:rFonts w:ascii="Times New Roman" w:hAnsi="Times New Roman" w:cs="Times New Roman"/>
            <w:sz w:val="24"/>
            <w:szCs w:val="24"/>
          </w:rPr>
          <w:t>” which is</w:t>
        </w:r>
      </w:ins>
      <w:ins w:id="40" w:author="Li, Jianying (NIH/NIEHS) [C]" w:date="2021-09-22T08:21:00Z">
        <w:r w:rsidR="004007E4">
          <w:rPr>
            <w:rFonts w:ascii="Times New Roman" w:hAnsi="Times New Roman" w:cs="Times New Roman"/>
            <w:sz w:val="24"/>
            <w:szCs w:val="24"/>
          </w:rPr>
          <w:t xml:space="preserve"> </w:t>
        </w:r>
      </w:ins>
      <w:r w:rsidRPr="00E41667">
        <w:rPr>
          <w:rFonts w:ascii="Times New Roman" w:hAnsi="Times New Roman" w:cs="Times New Roman"/>
          <w:sz w:val="24"/>
          <w:szCs w:val="24"/>
        </w:rPr>
        <w:t xml:space="preserve">represented by the white oval shape inside the yellow rectangle) are eliminated either without replacement (left side) or with replacement other than those in the subset” (right side). </w:t>
      </w:r>
      <w:ins w:id="41" w:author="Li, Jianying (NIH/NIEHS) [C]" w:date="2021-09-21T16:26:00Z">
        <w:r w:rsidR="00C6771E">
          <w:rPr>
            <w:rFonts w:ascii="Times New Roman" w:hAnsi="Times New Roman" w:cs="Times New Roman"/>
            <w:sz w:val="24"/>
            <w:szCs w:val="24"/>
          </w:rPr>
          <w:t>In the elimination without replacement, t</w:t>
        </w:r>
      </w:ins>
      <w:del w:id="42" w:author="Li, Jianying (NIH/NIEHS) [C]" w:date="2021-09-21T16:26:00Z">
        <w:r w:rsidRPr="00E41667" w:rsidDel="00C6771E">
          <w:rPr>
            <w:rFonts w:ascii="Times New Roman" w:hAnsi="Times New Roman" w:cs="Times New Roman"/>
            <w:sz w:val="24"/>
            <w:szCs w:val="24"/>
          </w:rPr>
          <w:delText>T</w:delText>
        </w:r>
      </w:del>
      <w:r w:rsidRPr="00E41667">
        <w:rPr>
          <w:rFonts w:ascii="Times New Roman" w:hAnsi="Times New Roman" w:cs="Times New Roman"/>
          <w:sz w:val="24"/>
          <w:szCs w:val="24"/>
        </w:rPr>
        <w:t xml:space="preserve">he </w:t>
      </w:r>
      <w:proofErr w:type="gramStart"/>
      <w:r w:rsidRPr="00E41667">
        <w:rPr>
          <w:rFonts w:ascii="Times New Roman" w:hAnsi="Times New Roman" w:cs="Times New Roman"/>
          <w:sz w:val="24"/>
          <w:szCs w:val="24"/>
        </w:rPr>
        <w:t>resulting</w:t>
      </w:r>
      <w:proofErr w:type="gramEnd"/>
      <w:r w:rsidRPr="00E41667">
        <w:rPr>
          <w:rFonts w:ascii="Times New Roman" w:hAnsi="Times New Roman" w:cs="Times New Roman"/>
          <w:sz w:val="24"/>
          <w:szCs w:val="24"/>
        </w:rPr>
        <w:t xml:space="preserve"> shrunk</w:t>
      </w:r>
      <w:r>
        <w:rPr>
          <w:rFonts w:ascii="Times New Roman" w:hAnsi="Times New Roman" w:cs="Times New Roman"/>
          <w:sz w:val="24"/>
          <w:szCs w:val="24"/>
        </w:rPr>
        <w:t>en</w:t>
      </w:r>
      <w:r w:rsidRPr="00E41667">
        <w:rPr>
          <w:rFonts w:ascii="Times New Roman" w:hAnsi="Times New Roman" w:cs="Times New Roman"/>
          <w:sz w:val="24"/>
          <w:szCs w:val="24"/>
        </w:rPr>
        <w:t xml:space="preserve"> GATA2 </w:t>
      </w:r>
      <w:r>
        <w:rPr>
          <w:rFonts w:ascii="Times New Roman" w:hAnsi="Times New Roman" w:cs="Times New Roman"/>
          <w:sz w:val="24"/>
          <w:szCs w:val="24"/>
        </w:rPr>
        <w:t xml:space="preserve">gene list </w:t>
      </w:r>
      <w:ins w:id="43" w:author="Li, Jianying (NIH/NIEHS) [C]" w:date="2021-09-21T16:26:00Z">
        <w:r w:rsidR="00C6771E">
          <w:rPr>
            <w:rFonts w:ascii="Times New Roman" w:hAnsi="Times New Roman" w:cs="Times New Roman"/>
            <w:sz w:val="24"/>
            <w:szCs w:val="24"/>
          </w:rPr>
          <w:t>will b</w:t>
        </w:r>
      </w:ins>
      <w:ins w:id="44" w:author="Li, Jianying (NIH/NIEHS) [C]" w:date="2021-09-21T16:27:00Z">
        <w:r w:rsidR="00C6771E">
          <w:rPr>
            <w:rFonts w:ascii="Times New Roman" w:hAnsi="Times New Roman" w:cs="Times New Roman"/>
            <w:sz w:val="24"/>
            <w:szCs w:val="24"/>
          </w:rPr>
          <w:t>e used to calculate the T-score</w:t>
        </w:r>
      </w:ins>
      <w:ins w:id="45" w:author="Li, Jianying (NIH/NIEHS) [C]" w:date="2021-09-21T16:30:00Z">
        <w:r w:rsidR="00C6771E">
          <w:rPr>
            <w:rFonts w:ascii="Times New Roman" w:hAnsi="Times New Roman" w:cs="Times New Roman"/>
            <w:sz w:val="24"/>
            <w:szCs w:val="24"/>
          </w:rPr>
          <w:t>, then fed</w:t>
        </w:r>
      </w:ins>
      <w:ins w:id="46" w:author="Li, Jianying (NIH/NIEHS) [C]" w:date="2021-09-21T17:47:00Z">
        <w:r w:rsidR="00C65689">
          <w:rPr>
            <w:rFonts w:ascii="Times New Roman" w:hAnsi="Times New Roman" w:cs="Times New Roman"/>
            <w:sz w:val="24"/>
            <w:szCs w:val="24"/>
          </w:rPr>
          <w:t xml:space="preserve"> into the SEM model. I</w:t>
        </w:r>
      </w:ins>
      <w:ins w:id="47" w:author="Li, Jianying (NIH/NIEHS) [C]" w:date="2021-09-21T16:27:00Z">
        <w:r w:rsidR="00C6771E">
          <w:rPr>
            <w:rFonts w:ascii="Times New Roman" w:hAnsi="Times New Roman" w:cs="Times New Roman"/>
            <w:sz w:val="24"/>
            <w:szCs w:val="24"/>
          </w:rPr>
          <w:t xml:space="preserve">n the elimination with replacement, the </w:t>
        </w:r>
      </w:ins>
      <w:ins w:id="48" w:author="Li, Jianying (NIH/NIEHS) [C]" w:date="2021-09-21T17:47:00Z">
        <w:r w:rsidR="00C65689">
          <w:rPr>
            <w:rFonts w:ascii="Times New Roman" w:hAnsi="Times New Roman" w:cs="Times New Roman"/>
            <w:sz w:val="24"/>
            <w:szCs w:val="24"/>
          </w:rPr>
          <w:t>shrunken the restored to</w:t>
        </w:r>
      </w:ins>
      <w:ins w:id="49" w:author="Li, Jianying (NIH/NIEHS) [C]" w:date="2021-09-21T16:27:00Z">
        <w:r w:rsidR="00C6771E">
          <w:rPr>
            <w:rFonts w:ascii="Times New Roman" w:hAnsi="Times New Roman" w:cs="Times New Roman"/>
            <w:sz w:val="24"/>
            <w:szCs w:val="24"/>
          </w:rPr>
          <w:t xml:space="preserve"> </w:t>
        </w:r>
      </w:ins>
      <w:del w:id="50" w:author="Li, Jianying (NIH/NIEHS) [C]" w:date="2021-09-21T17:48:00Z">
        <w:r w:rsidRPr="00E41667" w:rsidDel="00C65689">
          <w:rPr>
            <w:rFonts w:ascii="Times New Roman" w:hAnsi="Times New Roman" w:cs="Times New Roman"/>
            <w:sz w:val="24"/>
            <w:szCs w:val="24"/>
          </w:rPr>
          <w:delText xml:space="preserve">or </w:delText>
        </w:r>
        <w:r w:rsidDel="00C65689">
          <w:rPr>
            <w:rFonts w:ascii="Times New Roman" w:hAnsi="Times New Roman" w:cs="Times New Roman"/>
            <w:sz w:val="24"/>
            <w:szCs w:val="24"/>
          </w:rPr>
          <w:delText>reduced</w:delText>
        </w:r>
        <w:r w:rsidRPr="00E41667" w:rsidDel="00C65689">
          <w:rPr>
            <w:rFonts w:ascii="Times New Roman" w:hAnsi="Times New Roman" w:cs="Times New Roman"/>
            <w:sz w:val="24"/>
            <w:szCs w:val="24"/>
          </w:rPr>
          <w:delText xml:space="preserve"> GATA2 </w:delText>
        </w:r>
        <w:r w:rsidDel="00C65689">
          <w:rPr>
            <w:rFonts w:ascii="Times New Roman" w:hAnsi="Times New Roman" w:cs="Times New Roman"/>
            <w:sz w:val="24"/>
            <w:szCs w:val="24"/>
          </w:rPr>
          <w:delText>then</w:delText>
        </w:r>
        <w:r w:rsidRPr="00E41667" w:rsidDel="00C65689">
          <w:rPr>
            <w:rFonts w:ascii="Times New Roman" w:hAnsi="Times New Roman" w:cs="Times New Roman"/>
            <w:sz w:val="24"/>
            <w:szCs w:val="24"/>
          </w:rPr>
          <w:delText xml:space="preserve"> restored by </w:delText>
        </w:r>
      </w:del>
      <w:r w:rsidRPr="00E41667">
        <w:rPr>
          <w:rFonts w:ascii="Times New Roman" w:hAnsi="Times New Roman" w:cs="Times New Roman"/>
          <w:sz w:val="24"/>
          <w:szCs w:val="24"/>
        </w:rPr>
        <w:t xml:space="preserve">the same number of </w:t>
      </w:r>
      <w:ins w:id="51" w:author="Li, Jianying (NIH/NIEHS) [C]" w:date="2021-09-21T17:48:00Z">
        <w:r w:rsidR="00C65689">
          <w:rPr>
            <w:rFonts w:ascii="Times New Roman" w:hAnsi="Times New Roman" w:cs="Times New Roman"/>
            <w:sz w:val="24"/>
            <w:szCs w:val="24"/>
          </w:rPr>
          <w:t>the initial</w:t>
        </w:r>
      </w:ins>
      <w:del w:id="52" w:author="Li, Jianying (NIH/NIEHS) [C]" w:date="2021-09-21T17:48:00Z">
        <w:r w:rsidRPr="00E41667" w:rsidDel="00C65689">
          <w:rPr>
            <w:rFonts w:ascii="Times New Roman" w:hAnsi="Times New Roman" w:cs="Times New Roman"/>
            <w:sz w:val="24"/>
            <w:szCs w:val="24"/>
          </w:rPr>
          <w:delText>i</w:delText>
        </w:r>
      </w:del>
      <w:ins w:id="53" w:author="Li, Jianying (NIH/NIEHS) [C]" w:date="2021-09-21T17:48:00Z">
        <w:r w:rsidR="00C65689" w:rsidRPr="00C65689">
          <w:rPr>
            <w:rFonts w:ascii="Times New Roman" w:hAnsi="Times New Roman" w:cs="Times New Roman"/>
            <w:sz w:val="24"/>
            <w:szCs w:val="24"/>
          </w:rPr>
          <w:t xml:space="preserve"> </w:t>
        </w:r>
        <w:r w:rsidR="00C65689" w:rsidRPr="00E41667">
          <w:rPr>
            <w:rFonts w:ascii="Times New Roman" w:hAnsi="Times New Roman" w:cs="Times New Roman"/>
            <w:sz w:val="24"/>
            <w:szCs w:val="24"/>
          </w:rPr>
          <w:t>GATA2 significant gene</w:t>
        </w:r>
      </w:ins>
      <w:del w:id="54" w:author="Li, Jianying (NIH/NIEHS) [C]" w:date="2021-09-21T17:48:00Z">
        <w:r w:rsidRPr="00E41667" w:rsidDel="00C65689">
          <w:rPr>
            <w:rFonts w:ascii="Times New Roman" w:hAnsi="Times New Roman" w:cs="Times New Roman"/>
            <w:sz w:val="24"/>
            <w:szCs w:val="24"/>
          </w:rPr>
          <w:delText>rrelevant</w:delText>
        </w:r>
      </w:del>
      <w:r w:rsidRPr="00E41667">
        <w:rPr>
          <w:rFonts w:ascii="Times New Roman" w:hAnsi="Times New Roman" w:cs="Times New Roman"/>
          <w:sz w:val="24"/>
          <w:szCs w:val="24"/>
        </w:rPr>
        <w:t xml:space="preserve"> </w:t>
      </w:r>
      <w:ins w:id="55" w:author="Li, Jianying (NIH/NIEHS) [C]" w:date="2021-09-21T17:49:00Z">
        <w:r w:rsidR="00C65689">
          <w:rPr>
            <w:rFonts w:ascii="Times New Roman" w:hAnsi="Times New Roman" w:cs="Times New Roman"/>
            <w:sz w:val="24"/>
            <w:szCs w:val="24"/>
          </w:rPr>
          <w:t>list will be used to calculate the T-score, then fed into the SEM model.</w:t>
        </w:r>
      </w:ins>
      <w:del w:id="56" w:author="Li, Jianying (NIH/NIEHS) [C]" w:date="2021-09-21T17:49:00Z">
        <w:r w:rsidRPr="00E41667" w:rsidDel="00C65689">
          <w:rPr>
            <w:rFonts w:ascii="Times New Roman" w:hAnsi="Times New Roman" w:cs="Times New Roman"/>
            <w:sz w:val="24"/>
            <w:szCs w:val="24"/>
          </w:rPr>
          <w:delText xml:space="preserve">genes </w:delText>
        </w:r>
        <w:r w:rsidDel="00C65689">
          <w:rPr>
            <w:rFonts w:ascii="Times New Roman" w:hAnsi="Times New Roman" w:cs="Times New Roman"/>
            <w:sz w:val="24"/>
            <w:szCs w:val="24"/>
          </w:rPr>
          <w:delText>are</w:delText>
        </w:r>
        <w:r w:rsidRPr="00E41667" w:rsidDel="00C65689">
          <w:rPr>
            <w:rFonts w:ascii="Times New Roman" w:hAnsi="Times New Roman" w:cs="Times New Roman"/>
            <w:sz w:val="24"/>
            <w:szCs w:val="24"/>
          </w:rPr>
          <w:delText xml:space="preserve"> tested in the SEM model.</w:delText>
        </w:r>
      </w:del>
      <w:r w:rsidRPr="00E41667">
        <w:rPr>
          <w:rFonts w:ascii="Times New Roman" w:hAnsi="Times New Roman" w:cs="Times New Roman"/>
          <w:sz w:val="24"/>
          <w:szCs w:val="24"/>
        </w:rPr>
        <w:t xml:space="preserve"> The simulation can be repeated for</w:t>
      </w:r>
      <w:r>
        <w:rPr>
          <w:rFonts w:ascii="Times New Roman" w:hAnsi="Times New Roman" w:cs="Times New Roman"/>
          <w:sz w:val="24"/>
          <w:szCs w:val="24"/>
        </w:rPr>
        <w:t xml:space="preserve"> a large</w:t>
      </w:r>
      <w:r w:rsidRPr="00E41667">
        <w:rPr>
          <w:rFonts w:ascii="Times New Roman" w:hAnsi="Times New Roman" w:cs="Times New Roman"/>
          <w:sz w:val="24"/>
          <w:szCs w:val="24"/>
        </w:rPr>
        <w:t xml:space="preserve"> “number of bootstraps” to </w:t>
      </w:r>
      <w:r>
        <w:rPr>
          <w:rFonts w:ascii="Times New Roman" w:hAnsi="Times New Roman" w:cs="Times New Roman"/>
          <w:sz w:val="24"/>
          <w:szCs w:val="24"/>
        </w:rPr>
        <w:t>generate a</w:t>
      </w:r>
      <w:r w:rsidRPr="00E41667">
        <w:rPr>
          <w:rFonts w:ascii="Times New Roman" w:hAnsi="Times New Roman" w:cs="Times New Roman"/>
          <w:sz w:val="24"/>
          <w:szCs w:val="24"/>
        </w:rPr>
        <w:t xml:space="preserve"> non-parametric distribution for statistics </w:t>
      </w:r>
      <w:r>
        <w:rPr>
          <w:rFonts w:ascii="Times New Roman" w:hAnsi="Times New Roman" w:cs="Times New Roman"/>
          <w:sz w:val="24"/>
          <w:szCs w:val="24"/>
        </w:rPr>
        <w:t>inference</w:t>
      </w:r>
      <w:r w:rsidRPr="00E41667">
        <w:rPr>
          <w:rFonts w:ascii="Times New Roman" w:hAnsi="Times New Roman" w:cs="Times New Roman"/>
          <w:sz w:val="24"/>
          <w:szCs w:val="24"/>
        </w:rPr>
        <w:t xml:space="preserve">.  </w:t>
      </w:r>
    </w:p>
    <w:p w14:paraId="1D831EDE" w14:textId="4A43F2CE" w:rsidR="00645E64" w:rsidRPr="00E41667" w:rsidRDefault="00645E64" w:rsidP="00EE2E6B">
      <w:pPr>
        <w:spacing w:line="480" w:lineRule="auto"/>
        <w:rPr>
          <w:rFonts w:ascii="Times New Roman" w:hAnsi="Times New Roman" w:cs="Times New Roman"/>
          <w:sz w:val="24"/>
          <w:szCs w:val="24"/>
        </w:rPr>
      </w:pPr>
    </w:p>
    <w:p w14:paraId="2BC69F9B" w14:textId="16C96F88" w:rsidR="00645E64" w:rsidRPr="00E41667" w:rsidRDefault="0020641D"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lastRenderedPageBreak/>
        <w:drawing>
          <wp:inline distT="0" distB="0" distL="0" distR="0" wp14:anchorId="75B0C91D" wp14:editId="59E98E45">
            <wp:extent cx="4196080" cy="5090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3848" cy="5099921"/>
                    </a:xfrm>
                    <a:prstGeom prst="rect">
                      <a:avLst/>
                    </a:prstGeom>
                    <a:noFill/>
                  </pic:spPr>
                </pic:pic>
              </a:graphicData>
            </a:graphic>
          </wp:inline>
        </w:drawing>
      </w:r>
    </w:p>
    <w:p w14:paraId="318BDA79" w14:textId="5261CEB1" w:rsidR="00DF4D5D" w:rsidRDefault="0020641D" w:rsidP="00EE2E6B">
      <w:pPr>
        <w:spacing w:after="0"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w:t>
      </w:r>
      <w:r w:rsidR="004613FB" w:rsidRPr="00E41667">
        <w:rPr>
          <w:rFonts w:ascii="Times New Roman" w:hAnsi="Times New Roman" w:cs="Times New Roman"/>
          <w:b/>
          <w:bCs/>
          <w:sz w:val="24"/>
          <w:szCs w:val="24"/>
        </w:rPr>
        <w:t xml:space="preserve">Figure </w:t>
      </w:r>
      <w:r w:rsidR="00D72599">
        <w:rPr>
          <w:rFonts w:ascii="Times New Roman" w:hAnsi="Times New Roman" w:cs="Times New Roman"/>
          <w:b/>
          <w:bCs/>
          <w:sz w:val="24"/>
          <w:szCs w:val="24"/>
        </w:rPr>
        <w:t>2</w:t>
      </w:r>
      <w:r w:rsidR="004613FB" w:rsidRPr="00E41667">
        <w:rPr>
          <w:rFonts w:ascii="Times New Roman" w:hAnsi="Times New Roman" w:cs="Times New Roman"/>
          <w:sz w:val="24"/>
          <w:szCs w:val="24"/>
        </w:rPr>
        <w:t xml:space="preserve">. </w:t>
      </w:r>
      <w:r w:rsidR="00CE376D">
        <w:rPr>
          <w:rFonts w:ascii="Times New Roman" w:hAnsi="Times New Roman" w:cs="Times New Roman"/>
          <w:sz w:val="24"/>
          <w:szCs w:val="24"/>
        </w:rPr>
        <w:t>M</w:t>
      </w:r>
      <w:r w:rsidR="00CE376D" w:rsidRPr="00E41667">
        <w:rPr>
          <w:rFonts w:ascii="Times New Roman" w:hAnsi="Times New Roman" w:cs="Times New Roman"/>
          <w:sz w:val="24"/>
          <w:szCs w:val="24"/>
        </w:rPr>
        <w:t xml:space="preserve">odel </w:t>
      </w:r>
      <w:r w:rsidR="004613FB" w:rsidRPr="00E41667">
        <w:rPr>
          <w:rFonts w:ascii="Times New Roman" w:hAnsi="Times New Roman" w:cs="Times New Roman"/>
          <w:sz w:val="24"/>
          <w:szCs w:val="24"/>
        </w:rPr>
        <w:t>fit statistics</w:t>
      </w:r>
      <w:r w:rsidR="009E1508" w:rsidRPr="00E41667">
        <w:rPr>
          <w:rFonts w:ascii="Times New Roman" w:hAnsi="Times New Roman" w:cs="Times New Roman"/>
          <w:sz w:val="24"/>
          <w:szCs w:val="24"/>
        </w:rPr>
        <w:t xml:space="preserve"> for joint regulation of the SOX17 gene expression levels by GATA2 </w:t>
      </w:r>
      <w:r w:rsidR="00FA1F73" w:rsidRPr="00E41667">
        <w:rPr>
          <w:rFonts w:ascii="Times New Roman" w:hAnsi="Times New Roman" w:cs="Times New Roman"/>
          <w:sz w:val="24"/>
          <w:szCs w:val="24"/>
        </w:rPr>
        <w:t>and PGR activities</w:t>
      </w:r>
      <w:r w:rsidR="00ED4BA8" w:rsidRPr="00E41667">
        <w:rPr>
          <w:rFonts w:ascii="Times New Roman" w:hAnsi="Times New Roman" w:cs="Times New Roman"/>
          <w:sz w:val="24"/>
          <w:szCs w:val="24"/>
        </w:rPr>
        <w:t xml:space="preserve"> in the </w:t>
      </w:r>
      <w:r w:rsidR="00CE376D">
        <w:rPr>
          <w:rFonts w:ascii="Times New Roman" w:hAnsi="Times New Roman" w:cs="Times New Roman"/>
          <w:sz w:val="24"/>
          <w:szCs w:val="24"/>
        </w:rPr>
        <w:t>GEO accession</w:t>
      </w:r>
      <w:r w:rsidR="0095383C" w:rsidRPr="00E41667">
        <w:rPr>
          <w:rFonts w:ascii="Times New Roman" w:hAnsi="Times New Roman" w:cs="Times New Roman"/>
          <w:sz w:val="24"/>
          <w:szCs w:val="24"/>
        </w:rPr>
        <w:t>: GSE58144 dataset</w:t>
      </w:r>
      <w:r w:rsidR="00FA1F73" w:rsidRPr="00E41667">
        <w:rPr>
          <w:rFonts w:ascii="Times New Roman" w:hAnsi="Times New Roman" w:cs="Times New Roman"/>
          <w:sz w:val="24"/>
          <w:szCs w:val="24"/>
        </w:rPr>
        <w:t xml:space="preserve"> </w:t>
      </w:r>
      <w:r w:rsidR="00D8396C" w:rsidRPr="00E41667">
        <w:rPr>
          <w:rFonts w:ascii="Times New Roman" w:hAnsi="Times New Roman" w:cs="Times New Roman"/>
          <w:sz w:val="24"/>
          <w:szCs w:val="24"/>
        </w:rPr>
        <w:t>using SEM</w:t>
      </w:r>
      <w:r w:rsidR="004613FB" w:rsidRPr="00E41667">
        <w:rPr>
          <w:rFonts w:ascii="Times New Roman" w:hAnsi="Times New Roman" w:cs="Times New Roman"/>
          <w:sz w:val="24"/>
          <w:szCs w:val="24"/>
        </w:rPr>
        <w:t>.</w:t>
      </w:r>
      <w:r w:rsidR="00D8396C" w:rsidRPr="00E41667">
        <w:rPr>
          <w:rFonts w:ascii="Times New Roman" w:hAnsi="Times New Roman" w:cs="Times New Roman"/>
          <w:sz w:val="24"/>
          <w:szCs w:val="24"/>
        </w:rPr>
        <w:t xml:space="preserve"> </w:t>
      </w:r>
      <w:r w:rsidR="00EC531D" w:rsidRPr="00E41667">
        <w:rPr>
          <w:rFonts w:ascii="Times New Roman" w:hAnsi="Times New Roman" w:cs="Times New Roman"/>
          <w:sz w:val="24"/>
          <w:szCs w:val="24"/>
        </w:rPr>
        <w:t>“</w:t>
      </w:r>
      <w:r w:rsidR="00D8396C" w:rsidRPr="00E41667">
        <w:rPr>
          <w:rFonts w:ascii="Times New Roman" w:hAnsi="Times New Roman" w:cs="Times New Roman"/>
          <w:sz w:val="24"/>
          <w:szCs w:val="24"/>
        </w:rPr>
        <w:t>GATA2 direct</w:t>
      </w:r>
      <w:r w:rsidR="00EC531D" w:rsidRPr="00E41667">
        <w:rPr>
          <w:rFonts w:ascii="Times New Roman" w:hAnsi="Times New Roman" w:cs="Times New Roman"/>
          <w:sz w:val="24"/>
          <w:szCs w:val="24"/>
        </w:rPr>
        <w:t>” depicts</w:t>
      </w:r>
      <w:r w:rsidR="00D8396C" w:rsidRPr="00E41667">
        <w:rPr>
          <w:rFonts w:ascii="Times New Roman" w:hAnsi="Times New Roman" w:cs="Times New Roman"/>
          <w:sz w:val="24"/>
          <w:szCs w:val="24"/>
        </w:rPr>
        <w:t xml:space="preserve"> </w:t>
      </w:r>
      <w:r w:rsidR="00EC531D" w:rsidRPr="00E41667">
        <w:rPr>
          <w:rFonts w:ascii="Times New Roman" w:hAnsi="Times New Roman" w:cs="Times New Roman"/>
          <w:sz w:val="24"/>
          <w:szCs w:val="24"/>
        </w:rPr>
        <w:t xml:space="preserve">GATA2 activities that </w:t>
      </w:r>
      <w:r w:rsidR="0048005E" w:rsidRPr="00E41667">
        <w:rPr>
          <w:rFonts w:ascii="Times New Roman" w:hAnsi="Times New Roman" w:cs="Times New Roman"/>
          <w:sz w:val="24"/>
          <w:szCs w:val="24"/>
        </w:rPr>
        <w:t xml:space="preserve">were derived from the </w:t>
      </w:r>
      <w:r w:rsidR="00D8396C" w:rsidRPr="00E41667">
        <w:rPr>
          <w:rFonts w:ascii="Times New Roman" w:hAnsi="Times New Roman" w:cs="Times New Roman"/>
          <w:sz w:val="24"/>
          <w:szCs w:val="24"/>
        </w:rPr>
        <w:t>GATA2 direct downstream targets.</w:t>
      </w:r>
    </w:p>
    <w:p w14:paraId="09391E61" w14:textId="77777777" w:rsidR="00DF4D5D" w:rsidRDefault="00DF4D5D">
      <w:pPr>
        <w:rPr>
          <w:rFonts w:ascii="Times New Roman" w:hAnsi="Times New Roman" w:cs="Times New Roman"/>
          <w:sz w:val="24"/>
          <w:szCs w:val="24"/>
        </w:rPr>
      </w:pPr>
      <w:r>
        <w:rPr>
          <w:rFonts w:ascii="Times New Roman" w:hAnsi="Times New Roman" w:cs="Times New Roman"/>
          <w:sz w:val="24"/>
          <w:szCs w:val="24"/>
        </w:rPr>
        <w:br w:type="page"/>
      </w:r>
    </w:p>
    <w:p w14:paraId="387EF003" w14:textId="77777777" w:rsidR="00D91FC3" w:rsidRPr="00E41667" w:rsidRDefault="00D91FC3" w:rsidP="00EE2E6B">
      <w:pPr>
        <w:spacing w:after="0" w:line="480" w:lineRule="auto"/>
        <w:rPr>
          <w:rFonts w:ascii="Times New Roman" w:hAnsi="Times New Roman" w:cs="Times New Roman"/>
          <w:sz w:val="24"/>
          <w:szCs w:val="24"/>
        </w:rPr>
      </w:pPr>
    </w:p>
    <w:p w14:paraId="204A1E63" w14:textId="3318EA3B" w:rsidR="00A024EE" w:rsidRPr="00B01F76" w:rsidRDefault="00A36C67" w:rsidP="00B01F76">
      <w:pPr>
        <w:pStyle w:val="Heading1"/>
        <w:rPr>
          <w:rFonts w:cs="Times New Roman"/>
        </w:rPr>
      </w:pPr>
      <w:r w:rsidRPr="00B01F76">
        <w:rPr>
          <w:rFonts w:cs="Times New Roman"/>
        </w:rPr>
        <w:t>Supplemental Methods</w:t>
      </w:r>
    </w:p>
    <w:p w14:paraId="2DEC2091" w14:textId="319B7461" w:rsidR="00A024EE" w:rsidRPr="00E41667" w:rsidRDefault="00F46DB2" w:rsidP="00B01F76">
      <w:pPr>
        <w:pStyle w:val="Heading2"/>
        <w:rPr>
          <w:b w:val="0"/>
        </w:rPr>
      </w:pPr>
      <w:r>
        <w:t>Gene</w:t>
      </w:r>
      <w:r w:rsidR="00A024EE" w:rsidRPr="00E41667">
        <w:t xml:space="preserve"> list</w:t>
      </w:r>
      <w:r>
        <w:t xml:space="preserve"> preparation</w:t>
      </w:r>
    </w:p>
    <w:p w14:paraId="02A7AE37" w14:textId="71AA372D" w:rsidR="00A36C67" w:rsidRDefault="00A36C67" w:rsidP="007E625B">
      <w:pPr>
        <w:spacing w:line="480" w:lineRule="auto"/>
        <w:rPr>
          <w:rFonts w:ascii="Times New Roman" w:hAnsi="Times New Roman" w:cs="Times New Roman"/>
          <w:sz w:val="24"/>
          <w:szCs w:val="24"/>
        </w:rPr>
      </w:pPr>
      <w:r w:rsidRPr="00E41667">
        <w:rPr>
          <w:rFonts w:ascii="Times New Roman" w:hAnsi="Times New Roman" w:cs="Times New Roman"/>
          <w:color w:val="000000"/>
          <w:sz w:val="24"/>
          <w:szCs w:val="24"/>
        </w:rPr>
        <w:t>The</w:t>
      </w:r>
      <w:r w:rsidRPr="00E41667">
        <w:rPr>
          <w:rFonts w:ascii="Times New Roman" w:hAnsi="Times New Roman" w:cs="Times New Roman"/>
          <w:sz w:val="24"/>
          <w:szCs w:val="24"/>
        </w:rPr>
        <w:t xml:space="preserve"> microarray gene expression data was analyzed using The Partek Genomics Suite 7.17 software (Partek Inc., St. Louis, MO). The Robust Multichip Analysis (RMA) algorithm with quantile for normalization and log2 transformation was applied to generate </w:t>
      </w:r>
      <w:r w:rsidR="006F230B">
        <w:rPr>
          <w:rFonts w:ascii="Times New Roman" w:hAnsi="Times New Roman" w:cs="Times New Roman"/>
          <w:sz w:val="24"/>
          <w:szCs w:val="24"/>
        </w:rPr>
        <w:t>gene expression</w:t>
      </w:r>
      <w:r w:rsidR="006F230B" w:rsidRPr="00E41667">
        <w:rPr>
          <w:rFonts w:ascii="Times New Roman" w:hAnsi="Times New Roman" w:cs="Times New Roman"/>
          <w:sz w:val="24"/>
          <w:szCs w:val="24"/>
        </w:rPr>
        <w:t xml:space="preserve"> </w:t>
      </w:r>
      <w:r w:rsidRPr="00E41667">
        <w:rPr>
          <w:rFonts w:ascii="Times New Roman" w:hAnsi="Times New Roman" w:cs="Times New Roman"/>
          <w:sz w:val="24"/>
          <w:szCs w:val="24"/>
        </w:rPr>
        <w:t>values of all samples. The one-way</w:t>
      </w:r>
      <w:r w:rsidR="00F575DE">
        <w:rPr>
          <w:rFonts w:ascii="Times New Roman" w:hAnsi="Times New Roman" w:cs="Times New Roman"/>
          <w:sz w:val="24"/>
          <w:szCs w:val="24"/>
        </w:rPr>
        <w:t xml:space="preserve"> analysis of variance</w:t>
      </w:r>
      <w:r w:rsidRPr="00E41667">
        <w:rPr>
          <w:rFonts w:ascii="Times New Roman" w:hAnsi="Times New Roman" w:cs="Times New Roman"/>
          <w:sz w:val="24"/>
          <w:szCs w:val="24"/>
        </w:rPr>
        <w:t xml:space="preserve"> </w:t>
      </w:r>
      <w:r w:rsidR="00F575DE">
        <w:rPr>
          <w:rFonts w:ascii="Times New Roman" w:hAnsi="Times New Roman" w:cs="Times New Roman"/>
          <w:sz w:val="24"/>
          <w:szCs w:val="24"/>
        </w:rPr>
        <w:t>(</w:t>
      </w:r>
      <w:r w:rsidRPr="00E41667">
        <w:rPr>
          <w:rFonts w:ascii="Times New Roman" w:hAnsi="Times New Roman" w:cs="Times New Roman"/>
          <w:sz w:val="24"/>
          <w:szCs w:val="24"/>
        </w:rPr>
        <w:t>ANOVA</w:t>
      </w:r>
      <w:r w:rsidR="00F575DE">
        <w:rPr>
          <w:rFonts w:ascii="Times New Roman" w:hAnsi="Times New Roman" w:cs="Times New Roman"/>
          <w:sz w:val="24"/>
          <w:szCs w:val="24"/>
        </w:rPr>
        <w:t>)</w:t>
      </w:r>
      <w:r w:rsidRPr="00E41667">
        <w:rPr>
          <w:rFonts w:ascii="Times New Roman" w:hAnsi="Times New Roman" w:cs="Times New Roman"/>
          <w:sz w:val="24"/>
          <w:szCs w:val="24"/>
        </w:rPr>
        <w:t xml:space="preserve"> model was used to compare expression profiles from different groups. Differentially expressed genes (</w:t>
      </w:r>
      <w:r w:rsidR="00F575DE">
        <w:rPr>
          <w:rFonts w:ascii="Times New Roman" w:hAnsi="Times New Roman" w:cs="Times New Roman"/>
          <w:sz w:val="24"/>
          <w:szCs w:val="24"/>
        </w:rPr>
        <w:t>DEGs</w:t>
      </w:r>
      <w:r w:rsidRPr="00E41667">
        <w:rPr>
          <w:rFonts w:ascii="Times New Roman" w:hAnsi="Times New Roman" w:cs="Times New Roman"/>
          <w:sz w:val="24"/>
          <w:szCs w:val="24"/>
        </w:rPr>
        <w:t xml:space="preserve">) were </w:t>
      </w:r>
      <w:r w:rsidR="00F575DE">
        <w:rPr>
          <w:rFonts w:ascii="Times New Roman" w:hAnsi="Times New Roman" w:cs="Times New Roman"/>
          <w:sz w:val="24"/>
          <w:szCs w:val="24"/>
        </w:rPr>
        <w:t>identified</w:t>
      </w:r>
      <w:r w:rsidR="00F575DE" w:rsidRPr="00E41667">
        <w:rPr>
          <w:rFonts w:ascii="Times New Roman" w:hAnsi="Times New Roman" w:cs="Times New Roman"/>
          <w:sz w:val="24"/>
          <w:szCs w:val="24"/>
        </w:rPr>
        <w:t xml:space="preserve"> </w:t>
      </w:r>
      <w:r w:rsidRPr="00E41667">
        <w:rPr>
          <w:rFonts w:ascii="Times New Roman" w:hAnsi="Times New Roman" w:cs="Times New Roman"/>
          <w:sz w:val="24"/>
          <w:szCs w:val="24"/>
        </w:rPr>
        <w:t>using the filters of ANOVA unadjusted p value &lt; 0.01 and absolute fold change &gt;1.3.</w:t>
      </w:r>
      <w:r w:rsidR="00AF5134" w:rsidRPr="00E41667">
        <w:rPr>
          <w:rFonts w:ascii="Times New Roman" w:hAnsi="Times New Roman" w:cs="Times New Roman"/>
          <w:sz w:val="24"/>
          <w:szCs w:val="24"/>
        </w:rPr>
        <w:t xml:space="preserve"> </w:t>
      </w:r>
    </w:p>
    <w:p w14:paraId="3CDA1580" w14:textId="3779E71A" w:rsidR="00B7046D" w:rsidRPr="00E41667" w:rsidRDefault="00B7046D" w:rsidP="0089644C">
      <w:pPr>
        <w:spacing w:beforeAutospacing="1" w:after="100" w:afterAutospacing="1" w:line="480" w:lineRule="auto"/>
        <w:rPr>
          <w:rFonts w:ascii="Times New Roman" w:hAnsi="Times New Roman" w:cs="Times New Roman"/>
          <w:sz w:val="24"/>
          <w:szCs w:val="24"/>
        </w:rPr>
      </w:pPr>
      <w:r w:rsidRPr="00B7046D">
        <w:rPr>
          <w:rFonts w:ascii="Times New Roman" w:eastAsia="Times New Roman" w:hAnsi="Times New Roman" w:cs="Times New Roman"/>
          <w:color w:val="000000"/>
          <w:sz w:val="24"/>
          <w:szCs w:val="24"/>
        </w:rPr>
        <w:t xml:space="preserve">The published GATA2 occupancy information </w:t>
      </w:r>
      <w:r w:rsidRPr="00B7046D">
        <w:rPr>
          <w:rFonts w:ascii="Times New Roman" w:eastAsia="Times New Roman" w:hAnsi="Times New Roman" w:cs="Times New Roman"/>
          <w:color w:val="333333"/>
          <w:sz w:val="24"/>
          <w:szCs w:val="24"/>
          <w:shd w:val="clear" w:color="auto" w:fill="FFFFFF"/>
        </w:rPr>
        <w:t>GEO accession: </w:t>
      </w:r>
      <w:r w:rsidRPr="00B7046D">
        <w:rPr>
          <w:rFonts w:ascii="Times New Roman" w:eastAsia="Times New Roman" w:hAnsi="Times New Roman" w:cs="Times New Roman"/>
          <w:color w:val="000000"/>
          <w:sz w:val="24"/>
          <w:szCs w:val="24"/>
        </w:rPr>
        <w:t xml:space="preserve">GSE40659 </w:t>
      </w:r>
      <w:r w:rsidR="007E625B">
        <w:rPr>
          <w:rFonts w:ascii="Times New Roman" w:eastAsia="Times New Roman" w:hAnsi="Times New Roman" w:cs="Times New Roman"/>
          <w:color w:val="000000"/>
          <w:sz w:val="24"/>
          <w:szCs w:val="24"/>
        </w:rPr>
        <w:fldChar w:fldCharType="begin">
          <w:fldData xml:space="preserve">PEVuZE5vdGU+PENpdGU+PEF1dGhvcj5SdWJlbDwvQXV0aG9yPjxZZWFyPjIwMTY8L1llYXI+PFJl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</w:fldData>
        </w:fldChar>
      </w:r>
      <w:r w:rsidR="002C5DC8">
        <w:rPr>
          <w:rFonts w:ascii="Times New Roman" w:eastAsia="Times New Roman" w:hAnsi="Times New Roman" w:cs="Times New Roman"/>
          <w:color w:val="000000"/>
          <w:sz w:val="24"/>
          <w:szCs w:val="24"/>
        </w:rPr>
        <w:instrText xml:space="preserve"> ADDIN EN.CITE </w:instrText>
      </w:r>
      <w:r w:rsidR="002C5DC8">
        <w:rPr>
          <w:rFonts w:ascii="Times New Roman" w:eastAsia="Times New Roman" w:hAnsi="Times New Roman" w:cs="Times New Roman"/>
          <w:color w:val="000000"/>
          <w:sz w:val="24"/>
          <w:szCs w:val="24"/>
        </w:rPr>
        <w:fldChar w:fldCharType="begin">
          <w:fldData xml:space="preserve">PEVuZE5vdGU+PENpdGU+PEF1dGhvcj5SdWJlbDwvQXV0aG9yPjxZZWFyPjIwMTY8L1llYXI+PFJl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</w:fldData>
        </w:fldChar>
      </w:r>
      <w:r w:rsidR="002C5DC8">
        <w:rPr>
          <w:rFonts w:ascii="Times New Roman" w:eastAsia="Times New Roman" w:hAnsi="Times New Roman" w:cs="Times New Roman"/>
          <w:color w:val="000000"/>
          <w:sz w:val="24"/>
          <w:szCs w:val="24"/>
        </w:rPr>
        <w:instrText xml:space="preserve"> ADDIN EN.CITE.DATA </w:instrText>
      </w:r>
      <w:r w:rsidR="002C5DC8">
        <w:rPr>
          <w:rFonts w:ascii="Times New Roman" w:eastAsia="Times New Roman" w:hAnsi="Times New Roman" w:cs="Times New Roman"/>
          <w:color w:val="000000"/>
          <w:sz w:val="24"/>
          <w:szCs w:val="24"/>
        </w:rPr>
      </w:r>
      <w:r w:rsidR="002C5DC8">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separate"/>
      </w:r>
      <w:r w:rsidR="002C5DC8">
        <w:rPr>
          <w:rFonts w:ascii="Times New Roman" w:eastAsia="Times New Roman" w:hAnsi="Times New Roman" w:cs="Times New Roman"/>
          <w:noProof/>
          <w:color w:val="000000"/>
          <w:sz w:val="24"/>
          <w:szCs w:val="24"/>
        </w:rPr>
        <w:t>(Rubel et al. 2016)</w:t>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t xml:space="preserve"> </w:t>
      </w:r>
      <w:r w:rsidRPr="00B7046D">
        <w:rPr>
          <w:rFonts w:ascii="Times New Roman" w:eastAsia="Times New Roman" w:hAnsi="Times New Roman" w:cs="Times New Roman"/>
          <w:color w:val="000000"/>
          <w:sz w:val="24"/>
          <w:szCs w:val="24"/>
        </w:rPr>
        <w:t xml:space="preserve">was first lifted from mm9 to mm10 genome assembly and then annotated by HOMER </w:t>
      </w:r>
      <w:r w:rsidR="007E625B">
        <w:rPr>
          <w:rFonts w:ascii="Times New Roman" w:eastAsia="Times New Roman" w:hAnsi="Times New Roman" w:cs="Times New Roman"/>
          <w:color w:val="000000"/>
          <w:sz w:val="24"/>
          <w:szCs w:val="24"/>
        </w:rPr>
        <w:fldChar w:fldCharType="begin">
          <w:fldData xml:space="preserve">PEVuZE5vdGU+PENpdGU+PEF1dGhvcj5IZWluejwvQXV0aG9yPjxZZWFyPjIwMTA8L1llYXI+PFJl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==
</w:fldData>
        </w:fldChar>
      </w:r>
      <w:r w:rsidR="007E625B">
        <w:rPr>
          <w:rFonts w:ascii="Times New Roman" w:eastAsia="Times New Roman" w:hAnsi="Times New Roman" w:cs="Times New Roman"/>
          <w:color w:val="000000"/>
          <w:sz w:val="24"/>
          <w:szCs w:val="24"/>
        </w:rPr>
        <w:instrText xml:space="preserve"> ADDIN EN.CITE </w:instrText>
      </w:r>
      <w:r w:rsidR="007E625B">
        <w:rPr>
          <w:rFonts w:ascii="Times New Roman" w:eastAsia="Times New Roman" w:hAnsi="Times New Roman" w:cs="Times New Roman"/>
          <w:color w:val="000000"/>
          <w:sz w:val="24"/>
          <w:szCs w:val="24"/>
        </w:rPr>
        <w:fldChar w:fldCharType="begin">
          <w:fldData xml:space="preserve">PEVuZE5vdGU+PENpdGU+PEF1dGhvcj5IZWluejwvQXV0aG9yPjxZZWFyPjIwMTA8L1llYXI+PFJl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==
</w:fldData>
        </w:fldChar>
      </w:r>
      <w:r w:rsidR="007E625B">
        <w:rPr>
          <w:rFonts w:ascii="Times New Roman" w:eastAsia="Times New Roman" w:hAnsi="Times New Roman" w:cs="Times New Roman"/>
          <w:color w:val="000000"/>
          <w:sz w:val="24"/>
          <w:szCs w:val="24"/>
        </w:rPr>
        <w:instrText xml:space="preserve"> ADDIN EN.CITE.DATA </w:instrText>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r>
      <w:r w:rsidR="007E625B">
        <w:rPr>
          <w:rFonts w:ascii="Times New Roman" w:eastAsia="Times New Roman" w:hAnsi="Times New Roman" w:cs="Times New Roman"/>
          <w:color w:val="000000"/>
          <w:sz w:val="24"/>
          <w:szCs w:val="24"/>
        </w:rPr>
        <w:fldChar w:fldCharType="separate"/>
      </w:r>
      <w:r w:rsidR="007E625B">
        <w:rPr>
          <w:rFonts w:ascii="Times New Roman" w:eastAsia="Times New Roman" w:hAnsi="Times New Roman" w:cs="Times New Roman"/>
          <w:noProof/>
          <w:color w:val="000000"/>
          <w:sz w:val="24"/>
          <w:szCs w:val="24"/>
        </w:rPr>
        <w:t>(Heinz et al. 2010)</w:t>
      </w:r>
      <w:r w:rsidR="007E625B">
        <w:rPr>
          <w:rFonts w:ascii="Times New Roman" w:eastAsia="Times New Roman" w:hAnsi="Times New Roman" w:cs="Times New Roman"/>
          <w:color w:val="000000"/>
          <w:sz w:val="24"/>
          <w:szCs w:val="24"/>
        </w:rPr>
        <w:fldChar w:fldCharType="end"/>
      </w:r>
      <w:r w:rsidR="007E625B">
        <w:rPr>
          <w:rFonts w:ascii="Times New Roman" w:eastAsia="Times New Roman" w:hAnsi="Times New Roman" w:cs="Times New Roman"/>
          <w:color w:val="000000"/>
          <w:sz w:val="24"/>
          <w:szCs w:val="24"/>
        </w:rPr>
        <w:t xml:space="preserve"> </w:t>
      </w:r>
      <w:r w:rsidRPr="00B7046D">
        <w:rPr>
          <w:rFonts w:ascii="Times New Roman" w:eastAsia="Times New Roman" w:hAnsi="Times New Roman" w:cs="Times New Roman"/>
          <w:color w:val="000000"/>
          <w:sz w:val="24"/>
          <w:szCs w:val="24"/>
        </w:rPr>
        <w:t xml:space="preserve">for the nearby genes. The obtained GATA2 </w:t>
      </w:r>
      <w:proofErr w:type="spellStart"/>
      <w:r w:rsidRPr="00B7046D">
        <w:rPr>
          <w:rFonts w:ascii="Times New Roman" w:eastAsia="Times New Roman" w:hAnsi="Times New Roman" w:cs="Times New Roman"/>
          <w:color w:val="000000"/>
          <w:sz w:val="24"/>
          <w:szCs w:val="24"/>
        </w:rPr>
        <w:t>ChIP</w:t>
      </w:r>
      <w:proofErr w:type="spellEnd"/>
      <w:r w:rsidRPr="00B7046D">
        <w:rPr>
          <w:rFonts w:ascii="Times New Roman" w:eastAsia="Times New Roman" w:hAnsi="Times New Roman" w:cs="Times New Roman"/>
          <w:color w:val="000000"/>
          <w:sz w:val="24"/>
          <w:szCs w:val="24"/>
        </w:rPr>
        <w:t>-seq targets were mapped to the GATA2 signature from microarray data to identify the putative GATA2 direct downstream targets (GATA2 direct signature</w:t>
      </w:r>
      <w:r w:rsidR="00FA2B45">
        <w:rPr>
          <w:rFonts w:ascii="Times New Roman" w:eastAsia="Times New Roman" w:hAnsi="Times New Roman" w:cs="Times New Roman"/>
          <w:color w:val="000000"/>
          <w:sz w:val="24"/>
          <w:szCs w:val="24"/>
        </w:rPr>
        <w:t xml:space="preserve"> - Supplemental Table 1</w:t>
      </w:r>
      <w:r w:rsidRPr="00B7046D">
        <w:rPr>
          <w:rFonts w:ascii="Times New Roman" w:eastAsia="Times New Roman" w:hAnsi="Times New Roman" w:cs="Times New Roman"/>
          <w:color w:val="000000"/>
          <w:sz w:val="24"/>
          <w:szCs w:val="24"/>
        </w:rPr>
        <w:t xml:space="preserve">). The criteria used to </w:t>
      </w:r>
      <w:proofErr w:type="gramStart"/>
      <w:r w:rsidRPr="00B7046D">
        <w:rPr>
          <w:rFonts w:ascii="Times New Roman" w:eastAsia="Times New Roman" w:hAnsi="Times New Roman" w:cs="Times New Roman"/>
          <w:color w:val="000000"/>
          <w:sz w:val="24"/>
          <w:szCs w:val="24"/>
        </w:rPr>
        <w:t>selected</w:t>
      </w:r>
      <w:proofErr w:type="gramEnd"/>
      <w:r w:rsidRPr="00B7046D">
        <w:rPr>
          <w:rFonts w:ascii="Times New Roman" w:eastAsia="Times New Roman" w:hAnsi="Times New Roman" w:cs="Times New Roman"/>
          <w:color w:val="000000"/>
          <w:sz w:val="24"/>
          <w:szCs w:val="24"/>
        </w:rPr>
        <w:t xml:space="preserve"> GATA2 </w:t>
      </w:r>
      <w:proofErr w:type="spellStart"/>
      <w:r w:rsidRPr="00B7046D">
        <w:rPr>
          <w:rFonts w:ascii="Times New Roman" w:eastAsia="Times New Roman" w:hAnsi="Times New Roman" w:cs="Times New Roman"/>
          <w:color w:val="000000"/>
          <w:sz w:val="24"/>
          <w:szCs w:val="24"/>
        </w:rPr>
        <w:t>ChIP</w:t>
      </w:r>
      <w:proofErr w:type="spellEnd"/>
      <w:r w:rsidRPr="00B7046D">
        <w:rPr>
          <w:rFonts w:ascii="Times New Roman" w:eastAsia="Times New Roman" w:hAnsi="Times New Roman" w:cs="Times New Roman"/>
          <w:color w:val="000000"/>
          <w:sz w:val="24"/>
          <w:szCs w:val="24"/>
        </w:rPr>
        <w:t>-seq targets was GATA2 binding at immediate promoter regions (+/-2kb of TSS).</w:t>
      </w:r>
    </w:p>
    <w:p w14:paraId="3D4ABB1F" w14:textId="432DA0BD" w:rsidR="00397BD9" w:rsidRPr="00E41667" w:rsidRDefault="00BC6CD7" w:rsidP="00B01F76">
      <w:pPr>
        <w:pStyle w:val="Heading2"/>
      </w:pPr>
      <w:r w:rsidRPr="00E41667">
        <w:t xml:space="preserve">The </w:t>
      </w:r>
      <w:r w:rsidR="00C57BE8" w:rsidRPr="00E41667">
        <w:t xml:space="preserve">main </w:t>
      </w:r>
      <w:r w:rsidR="006372FD" w:rsidRPr="00E41667">
        <w:t xml:space="preserve">steps to </w:t>
      </w:r>
      <w:r w:rsidR="007942BB">
        <w:t>follow</w:t>
      </w:r>
      <w:r w:rsidR="007942BB" w:rsidRPr="00E41667">
        <w:t xml:space="preserve"> </w:t>
      </w:r>
      <w:r w:rsidR="006372FD" w:rsidRPr="00E41667">
        <w:t>the use case</w:t>
      </w:r>
      <w:r w:rsidR="007942BB">
        <w:t xml:space="preserve"> example</w:t>
      </w:r>
    </w:p>
    <w:p w14:paraId="2F177CB3" w14:textId="2BA5D681" w:rsidR="006372FD"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1</w:t>
      </w:r>
      <w:r w:rsidR="00BC6CD7" w:rsidRPr="00E41667">
        <w:rPr>
          <w:rFonts w:ascii="Times New Roman" w:hAnsi="Times New Roman" w:cs="Times New Roman"/>
          <w:b/>
          <w:bCs/>
          <w:sz w:val="24"/>
          <w:szCs w:val="24"/>
        </w:rPr>
        <w:t>.</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get the T</w:t>
      </w:r>
      <w:r w:rsidR="00FA2A9C">
        <w:rPr>
          <w:rFonts w:ascii="Times New Roman" w:hAnsi="Times New Roman" w:cs="Times New Roman"/>
          <w:b/>
          <w:bCs/>
          <w:sz w:val="24"/>
          <w:szCs w:val="24"/>
          <w:u w:val="single"/>
        </w:rPr>
        <w:t xml:space="preserve"> </w:t>
      </w:r>
      <w:r w:rsidRPr="00BC0E06">
        <w:rPr>
          <w:rFonts w:ascii="Times New Roman" w:hAnsi="Times New Roman" w:cs="Times New Roman"/>
          <w:b/>
          <w:bCs/>
          <w:sz w:val="24"/>
          <w:szCs w:val="24"/>
          <w:u w:val="single"/>
        </w:rPr>
        <w:t>score</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Pr="00E41667">
        <w:rPr>
          <w:rFonts w:ascii="Times New Roman" w:hAnsi="Times New Roman" w:cs="Times New Roman"/>
          <w:sz w:val="24"/>
          <w:szCs w:val="24"/>
        </w:rPr>
        <w:t>User</w:t>
      </w:r>
      <w:r w:rsidR="00DF2C85" w:rsidRPr="00E41667">
        <w:rPr>
          <w:rFonts w:ascii="Times New Roman" w:hAnsi="Times New Roman" w:cs="Times New Roman"/>
          <w:sz w:val="24"/>
          <w:szCs w:val="24"/>
        </w:rPr>
        <w:t>s</w:t>
      </w:r>
      <w:r w:rsidRPr="00E41667">
        <w:rPr>
          <w:rFonts w:ascii="Times New Roman" w:hAnsi="Times New Roman" w:cs="Times New Roman"/>
          <w:sz w:val="24"/>
          <w:szCs w:val="24"/>
        </w:rPr>
        <w:t xml:space="preserve"> can launch the App and import the</w:t>
      </w:r>
      <w:r w:rsidRPr="00E41667">
        <w:rPr>
          <w:rFonts w:ascii="Times New Roman" w:hAnsi="Times New Roman" w:cs="Times New Roman"/>
          <w:color w:val="333333"/>
          <w:sz w:val="24"/>
          <w:szCs w:val="24"/>
          <w:shd w:val="clear" w:color="auto" w:fill="FFFFFF"/>
        </w:rPr>
        <w:t xml:space="preserve"> 634 genes list (Supplemental Table </w:t>
      </w:r>
      <w:r w:rsidR="00D86566">
        <w:rPr>
          <w:rFonts w:ascii="Times New Roman" w:hAnsi="Times New Roman" w:cs="Times New Roman"/>
          <w:color w:val="333333"/>
          <w:sz w:val="24"/>
          <w:szCs w:val="24"/>
          <w:shd w:val="clear" w:color="auto" w:fill="FFFFFF"/>
        </w:rPr>
        <w:t>1</w:t>
      </w:r>
      <w:r w:rsidRPr="00E41667">
        <w:rPr>
          <w:rFonts w:ascii="Times New Roman" w:hAnsi="Times New Roman" w:cs="Times New Roman"/>
          <w:color w:val="333333"/>
          <w:sz w:val="24"/>
          <w:szCs w:val="24"/>
          <w:shd w:val="clear" w:color="auto" w:fill="FFFFFF"/>
        </w:rPr>
        <w:t xml:space="preserve">) and HumanArray4Shiny comes with the App. </w:t>
      </w:r>
      <w:r w:rsidR="00F46DB2">
        <w:rPr>
          <w:rFonts w:ascii="Times New Roman" w:hAnsi="Times New Roman" w:cs="Times New Roman"/>
          <w:color w:val="333333"/>
          <w:sz w:val="24"/>
          <w:szCs w:val="24"/>
          <w:shd w:val="clear" w:color="auto" w:fill="FFFFFF"/>
        </w:rPr>
        <w:t>By c</w:t>
      </w:r>
      <w:r w:rsidRPr="00E41667">
        <w:rPr>
          <w:rFonts w:ascii="Times New Roman" w:hAnsi="Times New Roman" w:cs="Times New Roman"/>
          <w:color w:val="333333"/>
          <w:sz w:val="24"/>
          <w:szCs w:val="24"/>
          <w:shd w:val="clear" w:color="auto" w:fill="FFFFFF"/>
        </w:rPr>
        <w:t>lick</w:t>
      </w:r>
      <w:r w:rsidR="00F46DB2">
        <w:rPr>
          <w:rFonts w:ascii="Times New Roman" w:hAnsi="Times New Roman" w:cs="Times New Roman"/>
          <w:color w:val="333333"/>
          <w:sz w:val="24"/>
          <w:szCs w:val="24"/>
          <w:shd w:val="clear" w:color="auto" w:fill="FFFFFF"/>
        </w:rPr>
        <w:t>ing</w:t>
      </w:r>
      <w:r w:rsidRPr="00E41667">
        <w:rPr>
          <w:rFonts w:ascii="Times New Roman" w:hAnsi="Times New Roman" w:cs="Times New Roman"/>
          <w:color w:val="333333"/>
          <w:sz w:val="24"/>
          <w:szCs w:val="24"/>
          <w:shd w:val="clear" w:color="auto" w:fill="FFFFFF"/>
        </w:rPr>
        <w:t xml:space="preserve"> the green “Go” button, the corresponding T</w:t>
      </w:r>
      <w:r w:rsidR="00F85106">
        <w:rPr>
          <w:rFonts w:ascii="Times New Roman" w:hAnsi="Times New Roman" w:cs="Times New Roman"/>
          <w:color w:val="333333"/>
          <w:sz w:val="24"/>
          <w:szCs w:val="24"/>
          <w:shd w:val="clear" w:color="auto" w:fill="FFFFFF"/>
        </w:rPr>
        <w:t xml:space="preserve"> </w:t>
      </w:r>
      <w:r w:rsidRPr="00E41667">
        <w:rPr>
          <w:rFonts w:ascii="Times New Roman" w:hAnsi="Times New Roman" w:cs="Times New Roman"/>
          <w:color w:val="333333"/>
          <w:sz w:val="24"/>
          <w:szCs w:val="24"/>
          <w:shd w:val="clear" w:color="auto" w:fill="FFFFFF"/>
        </w:rPr>
        <w:t xml:space="preserve">score will </w:t>
      </w:r>
      <w:r w:rsidR="00F46DB2">
        <w:rPr>
          <w:rFonts w:ascii="Times New Roman" w:hAnsi="Times New Roman" w:cs="Times New Roman"/>
          <w:color w:val="333333"/>
          <w:sz w:val="24"/>
          <w:szCs w:val="24"/>
          <w:shd w:val="clear" w:color="auto" w:fill="FFFFFF"/>
        </w:rPr>
        <w:t xml:space="preserve">then </w:t>
      </w:r>
      <w:r w:rsidRPr="00E41667">
        <w:rPr>
          <w:rFonts w:ascii="Times New Roman" w:hAnsi="Times New Roman" w:cs="Times New Roman"/>
          <w:color w:val="333333"/>
          <w:sz w:val="24"/>
          <w:szCs w:val="24"/>
          <w:shd w:val="clear" w:color="auto" w:fill="FFFFFF"/>
        </w:rPr>
        <w:t xml:space="preserve">be calculated and can be download (shown in Supplemental Figure </w:t>
      </w:r>
      <w:r w:rsidR="00FC009D">
        <w:rPr>
          <w:rFonts w:ascii="Times New Roman" w:hAnsi="Times New Roman" w:cs="Times New Roman"/>
          <w:color w:val="333333"/>
          <w:sz w:val="24"/>
          <w:szCs w:val="24"/>
          <w:shd w:val="clear" w:color="auto" w:fill="FFFFFF"/>
        </w:rPr>
        <w:t>3</w:t>
      </w:r>
      <w:r w:rsidRPr="00E41667">
        <w:rPr>
          <w:rFonts w:ascii="Times New Roman" w:hAnsi="Times New Roman" w:cs="Times New Roman"/>
          <w:color w:val="333333"/>
          <w:sz w:val="24"/>
          <w:szCs w:val="24"/>
          <w:shd w:val="clear" w:color="auto" w:fill="FFFFFF"/>
        </w:rPr>
        <w:t>). We also provided this calculated T</w:t>
      </w:r>
      <w:r w:rsidR="00F85106">
        <w:rPr>
          <w:rFonts w:ascii="Times New Roman" w:hAnsi="Times New Roman" w:cs="Times New Roman"/>
          <w:color w:val="333333"/>
          <w:sz w:val="24"/>
          <w:szCs w:val="24"/>
          <w:shd w:val="clear" w:color="auto" w:fill="FFFFFF"/>
        </w:rPr>
        <w:t xml:space="preserve"> </w:t>
      </w:r>
      <w:r w:rsidRPr="00E41667">
        <w:rPr>
          <w:rFonts w:ascii="Times New Roman" w:hAnsi="Times New Roman" w:cs="Times New Roman"/>
          <w:color w:val="333333"/>
          <w:sz w:val="24"/>
          <w:szCs w:val="24"/>
          <w:shd w:val="clear" w:color="auto" w:fill="FFFFFF"/>
        </w:rPr>
        <w:t xml:space="preserve">score in Supplemental Table </w:t>
      </w:r>
      <w:r w:rsidR="00BB1288">
        <w:rPr>
          <w:rFonts w:ascii="Times New Roman" w:hAnsi="Times New Roman" w:cs="Times New Roman"/>
          <w:color w:val="333333"/>
          <w:sz w:val="24"/>
          <w:szCs w:val="24"/>
          <w:shd w:val="clear" w:color="auto" w:fill="FFFFFF"/>
        </w:rPr>
        <w:t>2</w:t>
      </w:r>
      <w:r w:rsidRPr="00E41667">
        <w:rPr>
          <w:rFonts w:ascii="Times New Roman" w:hAnsi="Times New Roman" w:cs="Times New Roman"/>
          <w:color w:val="333333"/>
          <w:sz w:val="24"/>
          <w:szCs w:val="24"/>
          <w:shd w:val="clear" w:color="auto" w:fill="FFFFFF"/>
        </w:rPr>
        <w:t>.</w:t>
      </w:r>
    </w:p>
    <w:p w14:paraId="0DF5263B" w14:textId="1A18EE6F" w:rsidR="00DF2C85"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2</w:t>
      </w:r>
      <w:r w:rsidR="00BC6CD7" w:rsidRPr="00E41667">
        <w:rPr>
          <w:rFonts w:ascii="Times New Roman" w:hAnsi="Times New Roman" w:cs="Times New Roman"/>
          <w:b/>
          <w:bCs/>
          <w:sz w:val="24"/>
          <w:szCs w:val="24"/>
        </w:rPr>
        <w:t>.</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construct the dataset</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Pr="00E41667">
        <w:rPr>
          <w:rFonts w:ascii="Times New Roman" w:hAnsi="Times New Roman" w:cs="Times New Roman"/>
          <w:sz w:val="24"/>
          <w:szCs w:val="24"/>
        </w:rPr>
        <w:t>User</w:t>
      </w:r>
      <w:r w:rsidR="00DF2C85" w:rsidRPr="00E41667">
        <w:rPr>
          <w:rFonts w:ascii="Times New Roman" w:hAnsi="Times New Roman" w:cs="Times New Roman"/>
          <w:sz w:val="24"/>
          <w:szCs w:val="24"/>
        </w:rPr>
        <w:t>s</w:t>
      </w:r>
      <w:r w:rsidRPr="00E41667">
        <w:rPr>
          <w:rFonts w:ascii="Times New Roman" w:hAnsi="Times New Roman" w:cs="Times New Roman"/>
          <w:sz w:val="24"/>
          <w:szCs w:val="24"/>
        </w:rPr>
        <w:t xml:space="preserve"> need</w:t>
      </w:r>
      <w:r w:rsidR="00DF2C85" w:rsidRPr="00E41667">
        <w:rPr>
          <w:rFonts w:ascii="Times New Roman" w:hAnsi="Times New Roman" w:cs="Times New Roman"/>
          <w:sz w:val="24"/>
          <w:szCs w:val="24"/>
        </w:rPr>
        <w:t xml:space="preserve"> to open the _sampleDAT.txt under the “</w:t>
      </w:r>
      <w:proofErr w:type="spellStart"/>
      <w:r w:rsidR="00DF2C85" w:rsidRPr="00E41667">
        <w:rPr>
          <w:rFonts w:ascii="Times New Roman" w:hAnsi="Times New Roman" w:cs="Times New Roman"/>
          <w:sz w:val="24"/>
          <w:szCs w:val="24"/>
        </w:rPr>
        <w:t>app_installation_dir</w:t>
      </w:r>
      <w:proofErr w:type="spellEnd"/>
      <w:r w:rsidR="00DF2C85" w:rsidRPr="00E41667">
        <w:rPr>
          <w:rFonts w:ascii="Times New Roman" w:hAnsi="Times New Roman" w:cs="Times New Roman"/>
          <w:sz w:val="24"/>
          <w:szCs w:val="24"/>
        </w:rPr>
        <w:t>/</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 i.e. /Users/li11/</w:t>
      </w:r>
      <w:proofErr w:type="spellStart"/>
      <w:r w:rsidR="00DF2C85" w:rsidRPr="00E41667">
        <w:rPr>
          <w:rFonts w:ascii="Times New Roman" w:hAnsi="Times New Roman" w:cs="Times New Roman"/>
          <w:sz w:val="24"/>
          <w:szCs w:val="24"/>
        </w:rPr>
        <w:t>myGit</w:t>
      </w:r>
      <w:proofErr w:type="spellEnd"/>
      <w:r w:rsidR="00DF2C85" w:rsidRPr="00E41667">
        <w:rPr>
          <w:rFonts w:ascii="Times New Roman" w:hAnsi="Times New Roman" w:cs="Times New Roman"/>
          <w:sz w:val="24"/>
          <w:szCs w:val="24"/>
        </w:rPr>
        <w:t>/SEMIPs/</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 append the new T</w:t>
      </w:r>
      <w:r w:rsidR="00491226">
        <w:rPr>
          <w:rFonts w:ascii="Times New Roman" w:hAnsi="Times New Roman" w:cs="Times New Roman"/>
          <w:sz w:val="24"/>
          <w:szCs w:val="24"/>
        </w:rPr>
        <w:t xml:space="preserve"> </w:t>
      </w:r>
      <w:r w:rsidR="00DF2C85" w:rsidRPr="00E41667">
        <w:rPr>
          <w:rFonts w:ascii="Times New Roman" w:hAnsi="Times New Roman" w:cs="Times New Roman"/>
          <w:sz w:val="24"/>
          <w:szCs w:val="24"/>
        </w:rPr>
        <w:lastRenderedPageBreak/>
        <w:t>score column from step 1 and name the header accordingly</w:t>
      </w:r>
      <w:r w:rsidR="00491226">
        <w:rPr>
          <w:rFonts w:ascii="Times New Roman" w:hAnsi="Times New Roman" w:cs="Times New Roman"/>
          <w:sz w:val="24"/>
          <w:szCs w:val="24"/>
        </w:rPr>
        <w:t>.</w:t>
      </w:r>
      <w:r w:rsidR="00491226" w:rsidRPr="00E41667">
        <w:rPr>
          <w:rFonts w:ascii="Times New Roman" w:hAnsi="Times New Roman" w:cs="Times New Roman"/>
          <w:sz w:val="24"/>
          <w:szCs w:val="24"/>
        </w:rPr>
        <w:t xml:space="preserve"> </w:t>
      </w:r>
      <w:r w:rsidR="00491226">
        <w:rPr>
          <w:rFonts w:ascii="Times New Roman" w:hAnsi="Times New Roman" w:cs="Times New Roman"/>
          <w:sz w:val="24"/>
          <w:szCs w:val="24"/>
        </w:rPr>
        <w:t>W</w:t>
      </w:r>
      <w:r w:rsidR="00491226" w:rsidRPr="00E41667">
        <w:rPr>
          <w:rFonts w:ascii="Times New Roman" w:hAnsi="Times New Roman" w:cs="Times New Roman"/>
          <w:sz w:val="24"/>
          <w:szCs w:val="24"/>
        </w:rPr>
        <w:t xml:space="preserve">e </w:t>
      </w:r>
      <w:r w:rsidR="00DF2C85" w:rsidRPr="00E41667">
        <w:rPr>
          <w:rFonts w:ascii="Times New Roman" w:hAnsi="Times New Roman" w:cs="Times New Roman"/>
          <w:sz w:val="24"/>
          <w:szCs w:val="24"/>
        </w:rPr>
        <w:t xml:space="preserve">use “GATA2 Direct” in this use case. </w:t>
      </w:r>
      <w:r w:rsidR="00C80887" w:rsidRPr="00E41667">
        <w:rPr>
          <w:rFonts w:ascii="Times New Roman" w:hAnsi="Times New Roman" w:cs="Times New Roman"/>
          <w:sz w:val="24"/>
          <w:szCs w:val="24"/>
        </w:rPr>
        <w:t>P</w:t>
      </w:r>
      <w:r w:rsidR="00DF2C85" w:rsidRPr="00E41667">
        <w:rPr>
          <w:rFonts w:ascii="Times New Roman" w:hAnsi="Times New Roman" w:cs="Times New Roman"/>
          <w:sz w:val="24"/>
          <w:szCs w:val="24"/>
        </w:rPr>
        <w:t>lease save the new file as “</w:t>
      </w:r>
      <w:proofErr w:type="spellStart"/>
      <w:r w:rsidR="00DF2C85" w:rsidRPr="00E41667">
        <w:rPr>
          <w:rFonts w:ascii="Times New Roman" w:hAnsi="Times New Roman" w:cs="Times New Roman"/>
          <w:sz w:val="24"/>
          <w:szCs w:val="24"/>
        </w:rPr>
        <w:t>app_installation_dir</w:t>
      </w:r>
      <w:proofErr w:type="spellEnd"/>
      <w:r w:rsidR="00DF2C85" w:rsidRPr="00E41667">
        <w:rPr>
          <w:rFonts w:ascii="Times New Roman" w:hAnsi="Times New Roman" w:cs="Times New Roman"/>
          <w:sz w:val="24"/>
          <w:szCs w:val="24"/>
        </w:rPr>
        <w:t>/</w:t>
      </w:r>
      <w:proofErr w:type="spellStart"/>
      <w:r w:rsidR="00DF2C85" w:rsidRPr="00E41667">
        <w:rPr>
          <w:rFonts w:ascii="Times New Roman" w:hAnsi="Times New Roman" w:cs="Times New Roman"/>
          <w:sz w:val="24"/>
          <w:szCs w:val="24"/>
        </w:rPr>
        <w:t>dataSEM</w:t>
      </w:r>
      <w:proofErr w:type="spellEnd"/>
      <w:r w:rsidR="00DF2C85" w:rsidRPr="00E41667">
        <w:rPr>
          <w:rFonts w:ascii="Times New Roman" w:hAnsi="Times New Roman" w:cs="Times New Roman"/>
          <w:sz w:val="24"/>
          <w:szCs w:val="24"/>
        </w:rPr>
        <w:t>/sampleDAT.txt”.</w:t>
      </w:r>
    </w:p>
    <w:p w14:paraId="3765D8CE" w14:textId="127AC1C1" w:rsidR="006372FD" w:rsidRPr="00E41667" w:rsidRDefault="006372FD"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Step 3</w:t>
      </w:r>
      <w:r w:rsidR="00BC6CD7" w:rsidRPr="00E41667">
        <w:rPr>
          <w:rFonts w:ascii="Times New Roman" w:hAnsi="Times New Roman" w:cs="Times New Roman"/>
          <w:b/>
          <w:bCs/>
          <w:sz w:val="24"/>
          <w:szCs w:val="24"/>
        </w:rPr>
        <w:t xml:space="preserve">. </w:t>
      </w:r>
      <w:r w:rsidRPr="00E41667">
        <w:rPr>
          <w:rFonts w:ascii="Times New Roman" w:hAnsi="Times New Roman" w:cs="Times New Roman"/>
          <w:sz w:val="24"/>
          <w:szCs w:val="24"/>
        </w:rPr>
        <w:t xml:space="preserve"> </w:t>
      </w:r>
      <w:r w:rsidRPr="00BC0E06">
        <w:rPr>
          <w:rFonts w:ascii="Times New Roman" w:hAnsi="Times New Roman" w:cs="Times New Roman"/>
          <w:b/>
          <w:bCs/>
          <w:sz w:val="24"/>
          <w:szCs w:val="24"/>
          <w:u w:val="single"/>
        </w:rPr>
        <w:t>To run the SEM model</w:t>
      </w:r>
      <w:r w:rsidR="00A17310">
        <w:rPr>
          <w:rFonts w:ascii="Times New Roman" w:hAnsi="Times New Roman" w:cs="Times New Roman"/>
          <w:sz w:val="24"/>
          <w:szCs w:val="24"/>
        </w:rPr>
        <w:t>:</w:t>
      </w:r>
      <w:r w:rsidR="00A17310" w:rsidRPr="00E41667">
        <w:rPr>
          <w:rFonts w:ascii="Times New Roman" w:hAnsi="Times New Roman" w:cs="Times New Roman"/>
          <w:sz w:val="24"/>
          <w:szCs w:val="24"/>
        </w:rPr>
        <w:t xml:space="preserve"> </w:t>
      </w:r>
      <w:r w:rsidR="00DF2C85" w:rsidRPr="00E41667">
        <w:rPr>
          <w:rFonts w:ascii="Times New Roman" w:hAnsi="Times New Roman" w:cs="Times New Roman"/>
          <w:sz w:val="24"/>
          <w:szCs w:val="24"/>
        </w:rPr>
        <w:t>Users need to re-launch the app</w:t>
      </w:r>
      <w:r w:rsidR="004021AF">
        <w:rPr>
          <w:rFonts w:ascii="Times New Roman" w:hAnsi="Times New Roman" w:cs="Times New Roman"/>
          <w:sz w:val="24"/>
          <w:szCs w:val="24"/>
        </w:rPr>
        <w:t>.</w:t>
      </w:r>
      <w:r w:rsidR="004021AF" w:rsidRPr="00E41667">
        <w:rPr>
          <w:rFonts w:ascii="Times New Roman" w:hAnsi="Times New Roman" w:cs="Times New Roman"/>
          <w:sz w:val="24"/>
          <w:szCs w:val="24"/>
        </w:rPr>
        <w:t xml:space="preserve"> </w:t>
      </w:r>
      <w:r w:rsidR="004021AF">
        <w:rPr>
          <w:rFonts w:ascii="Times New Roman" w:hAnsi="Times New Roman" w:cs="Times New Roman"/>
          <w:sz w:val="24"/>
          <w:szCs w:val="24"/>
        </w:rPr>
        <w:t>U</w:t>
      </w:r>
      <w:r w:rsidR="004021AF" w:rsidRPr="00E41667">
        <w:rPr>
          <w:rFonts w:ascii="Times New Roman" w:hAnsi="Times New Roman" w:cs="Times New Roman"/>
          <w:sz w:val="24"/>
          <w:szCs w:val="24"/>
        </w:rPr>
        <w:t xml:space="preserve">nder </w:t>
      </w:r>
      <w:r w:rsidR="00DF2C85" w:rsidRPr="00E41667">
        <w:rPr>
          <w:rFonts w:ascii="Times New Roman" w:hAnsi="Times New Roman" w:cs="Times New Roman"/>
          <w:sz w:val="24"/>
          <w:szCs w:val="24"/>
        </w:rPr>
        <w:t>the SEM tab, from the drop</w:t>
      </w:r>
      <w:r w:rsidR="006F09F8">
        <w:rPr>
          <w:rFonts w:ascii="Times New Roman" w:hAnsi="Times New Roman" w:cs="Times New Roman"/>
          <w:sz w:val="24"/>
          <w:szCs w:val="24"/>
        </w:rPr>
        <w:t>-</w:t>
      </w:r>
      <w:r w:rsidR="00DF2C85" w:rsidRPr="00E41667">
        <w:rPr>
          <w:rFonts w:ascii="Times New Roman" w:hAnsi="Times New Roman" w:cs="Times New Roman"/>
          <w:sz w:val="24"/>
          <w:szCs w:val="24"/>
        </w:rPr>
        <w:t>down list select “GATA2 Direct”, “PGR_act_FC13_P01”,</w:t>
      </w:r>
      <w:r w:rsidR="004021AF">
        <w:rPr>
          <w:rFonts w:ascii="Times New Roman" w:hAnsi="Times New Roman" w:cs="Times New Roman"/>
          <w:sz w:val="24"/>
          <w:szCs w:val="24"/>
        </w:rPr>
        <w:t xml:space="preserve"> </w:t>
      </w:r>
      <w:r w:rsidR="00DF2C85" w:rsidRPr="00E41667">
        <w:rPr>
          <w:rFonts w:ascii="Times New Roman" w:hAnsi="Times New Roman" w:cs="Times New Roman"/>
          <w:sz w:val="24"/>
          <w:szCs w:val="24"/>
        </w:rPr>
        <w:t xml:space="preserve">and “SOX17_lev” as show in Supplemental Figure U. Then the structural equation model will be </w:t>
      </w:r>
      <w:r w:rsidR="004021AF">
        <w:rPr>
          <w:rFonts w:ascii="Times New Roman" w:hAnsi="Times New Roman" w:cs="Times New Roman"/>
          <w:sz w:val="24"/>
          <w:szCs w:val="24"/>
        </w:rPr>
        <w:t>fitted</w:t>
      </w:r>
      <w:r w:rsidR="004021AF" w:rsidRPr="00E41667">
        <w:rPr>
          <w:rFonts w:ascii="Times New Roman" w:hAnsi="Times New Roman" w:cs="Times New Roman"/>
          <w:sz w:val="24"/>
          <w:szCs w:val="24"/>
        </w:rPr>
        <w:t xml:space="preserve"> </w:t>
      </w:r>
      <w:r w:rsidR="00DF2C85" w:rsidRPr="00E41667">
        <w:rPr>
          <w:rFonts w:ascii="Times New Roman" w:hAnsi="Times New Roman" w:cs="Times New Roman"/>
          <w:sz w:val="24"/>
          <w:szCs w:val="24"/>
        </w:rPr>
        <w:t xml:space="preserve">accordingly. User can download the 3-node SEM image as well as the model fitting details </w:t>
      </w:r>
      <w:r w:rsidR="004021AF">
        <w:rPr>
          <w:rFonts w:ascii="Times New Roman" w:hAnsi="Times New Roman" w:cs="Times New Roman"/>
          <w:sz w:val="24"/>
          <w:szCs w:val="24"/>
        </w:rPr>
        <w:t xml:space="preserve">as shown </w:t>
      </w:r>
      <w:r w:rsidR="00DF2C85" w:rsidRPr="00E41667">
        <w:rPr>
          <w:rFonts w:ascii="Times New Roman" w:hAnsi="Times New Roman" w:cs="Times New Roman"/>
          <w:sz w:val="24"/>
          <w:szCs w:val="24"/>
        </w:rPr>
        <w:t xml:space="preserve">in Supplemental Figure </w:t>
      </w:r>
      <w:r w:rsidR="007F6A83">
        <w:rPr>
          <w:rFonts w:ascii="Times New Roman" w:hAnsi="Times New Roman" w:cs="Times New Roman"/>
          <w:sz w:val="24"/>
          <w:szCs w:val="24"/>
        </w:rPr>
        <w:t>4</w:t>
      </w:r>
      <w:r w:rsidR="00DF2C85" w:rsidRPr="00E41667">
        <w:rPr>
          <w:rFonts w:ascii="Times New Roman" w:hAnsi="Times New Roman" w:cs="Times New Roman"/>
          <w:sz w:val="24"/>
          <w:szCs w:val="24"/>
        </w:rPr>
        <w:t>.</w:t>
      </w:r>
    </w:p>
    <w:p w14:paraId="05DF9BE7" w14:textId="08D9CB00" w:rsidR="0062363C" w:rsidRPr="00E41667" w:rsidRDefault="008D3F86"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drawing>
          <wp:inline distT="0" distB="0" distL="0" distR="0" wp14:anchorId="2F3A79BE" wp14:editId="26C90537">
            <wp:extent cx="4227226" cy="4346907"/>
            <wp:effectExtent l="0" t="0" r="1905" b="0"/>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51285" cy="4371647"/>
                    </a:xfrm>
                    <a:prstGeom prst="rect">
                      <a:avLst/>
                    </a:prstGeom>
                  </pic:spPr>
                </pic:pic>
              </a:graphicData>
            </a:graphic>
          </wp:inline>
        </w:drawing>
      </w:r>
    </w:p>
    <w:p w14:paraId="264D856F" w14:textId="0D432C8D" w:rsidR="0062363C" w:rsidRPr="00E41667" w:rsidRDefault="001B038F"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sidR="00BC0E06">
        <w:rPr>
          <w:rFonts w:ascii="Times New Roman" w:hAnsi="Times New Roman" w:cs="Times New Roman"/>
          <w:b/>
          <w:bCs/>
          <w:sz w:val="24"/>
          <w:szCs w:val="24"/>
        </w:rPr>
        <w:t>3</w:t>
      </w:r>
      <w:r w:rsidRPr="00E41667">
        <w:rPr>
          <w:rFonts w:ascii="Times New Roman" w:hAnsi="Times New Roman" w:cs="Times New Roman"/>
          <w:sz w:val="24"/>
          <w:szCs w:val="24"/>
        </w:rPr>
        <w:t xml:space="preserve">. An illustration </w:t>
      </w:r>
      <w:r w:rsidR="00F46DB2">
        <w:rPr>
          <w:rFonts w:ascii="Times New Roman" w:hAnsi="Times New Roman" w:cs="Times New Roman"/>
          <w:sz w:val="24"/>
          <w:szCs w:val="24"/>
        </w:rPr>
        <w:t>for</w:t>
      </w:r>
      <w:r w:rsidR="00F46DB2" w:rsidRPr="00E41667">
        <w:rPr>
          <w:rFonts w:ascii="Times New Roman" w:hAnsi="Times New Roman" w:cs="Times New Roman"/>
          <w:sz w:val="24"/>
          <w:szCs w:val="24"/>
        </w:rPr>
        <w:t xml:space="preserve"> </w:t>
      </w:r>
      <w:r w:rsidRPr="00E41667">
        <w:rPr>
          <w:rFonts w:ascii="Times New Roman" w:hAnsi="Times New Roman" w:cs="Times New Roman"/>
          <w:sz w:val="24"/>
          <w:szCs w:val="24"/>
        </w:rPr>
        <w:t>us</w:t>
      </w:r>
      <w:r w:rsidR="00F46DB2">
        <w:rPr>
          <w:rFonts w:ascii="Times New Roman" w:hAnsi="Times New Roman" w:cs="Times New Roman"/>
          <w:sz w:val="24"/>
          <w:szCs w:val="24"/>
        </w:rPr>
        <w:t>ing</w:t>
      </w:r>
      <w:r w:rsidRPr="00E41667">
        <w:rPr>
          <w:rFonts w:ascii="Times New Roman" w:hAnsi="Times New Roman" w:cs="Times New Roman"/>
          <w:sz w:val="24"/>
          <w:szCs w:val="24"/>
        </w:rPr>
        <w:t xml:space="preserve"> the App to calculate T-score for Supplemental Table </w:t>
      </w:r>
      <w:r w:rsidR="00F15767">
        <w:rPr>
          <w:rFonts w:ascii="Times New Roman" w:hAnsi="Times New Roman" w:cs="Times New Roman"/>
          <w:sz w:val="24"/>
          <w:szCs w:val="24"/>
        </w:rPr>
        <w:t>1</w:t>
      </w:r>
      <w:r w:rsidRPr="00E41667">
        <w:rPr>
          <w:rFonts w:ascii="Times New Roman" w:hAnsi="Times New Roman" w:cs="Times New Roman"/>
          <w:sz w:val="24"/>
          <w:szCs w:val="24"/>
        </w:rPr>
        <w:t xml:space="preserve">. </w:t>
      </w:r>
    </w:p>
    <w:p w14:paraId="53071B9B" w14:textId="180EABC0" w:rsidR="008340E3" w:rsidRPr="00E41667" w:rsidRDefault="008D3F86" w:rsidP="00EE2E6B">
      <w:pPr>
        <w:spacing w:line="480" w:lineRule="auto"/>
        <w:rPr>
          <w:rFonts w:ascii="Times New Roman" w:hAnsi="Times New Roman" w:cs="Times New Roman"/>
          <w:sz w:val="24"/>
          <w:szCs w:val="24"/>
        </w:rPr>
      </w:pPr>
      <w:r w:rsidRPr="00E41667">
        <w:rPr>
          <w:rFonts w:ascii="Times New Roman" w:hAnsi="Times New Roman" w:cs="Times New Roman"/>
          <w:noProof/>
          <w:sz w:val="24"/>
          <w:szCs w:val="24"/>
        </w:rPr>
        <w:lastRenderedPageBreak/>
        <w:drawing>
          <wp:inline distT="0" distB="0" distL="0" distR="0" wp14:anchorId="6653EBD2" wp14:editId="3C483A2B">
            <wp:extent cx="3522689" cy="4198624"/>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7127" cy="4215833"/>
                    </a:xfrm>
                    <a:prstGeom prst="rect">
                      <a:avLst/>
                    </a:prstGeom>
                  </pic:spPr>
                </pic:pic>
              </a:graphicData>
            </a:graphic>
          </wp:inline>
        </w:drawing>
      </w:r>
    </w:p>
    <w:p w14:paraId="690D3EEE" w14:textId="6510E54D" w:rsidR="008340E3" w:rsidRPr="00E41667" w:rsidRDefault="00AF04E8" w:rsidP="00EE2E6B">
      <w:pPr>
        <w:spacing w:line="480" w:lineRule="auto"/>
        <w:rPr>
          <w:rFonts w:ascii="Times New Roman" w:hAnsi="Times New Roman" w:cs="Times New Roman"/>
          <w:sz w:val="24"/>
          <w:szCs w:val="24"/>
        </w:rPr>
      </w:pPr>
      <w:r w:rsidRPr="00E41667">
        <w:rPr>
          <w:rFonts w:ascii="Times New Roman" w:hAnsi="Times New Roman" w:cs="Times New Roman"/>
          <w:b/>
          <w:bCs/>
          <w:sz w:val="24"/>
          <w:szCs w:val="24"/>
        </w:rPr>
        <w:t>Supplementa</w:t>
      </w:r>
      <w:r w:rsidR="00DF4D5D">
        <w:rPr>
          <w:rFonts w:ascii="Times New Roman" w:hAnsi="Times New Roman" w:cs="Times New Roman"/>
          <w:b/>
          <w:bCs/>
          <w:sz w:val="24"/>
          <w:szCs w:val="24"/>
        </w:rPr>
        <w:t>ry</w:t>
      </w:r>
      <w:r w:rsidRPr="00E41667">
        <w:rPr>
          <w:rFonts w:ascii="Times New Roman" w:hAnsi="Times New Roman" w:cs="Times New Roman"/>
          <w:b/>
          <w:bCs/>
          <w:sz w:val="24"/>
          <w:szCs w:val="24"/>
        </w:rPr>
        <w:t xml:space="preserve"> Figure </w:t>
      </w:r>
      <w:r w:rsidR="00BC0E06">
        <w:rPr>
          <w:rFonts w:ascii="Times New Roman" w:hAnsi="Times New Roman" w:cs="Times New Roman"/>
          <w:b/>
          <w:bCs/>
          <w:sz w:val="24"/>
          <w:szCs w:val="24"/>
        </w:rPr>
        <w:t>4</w:t>
      </w:r>
      <w:r w:rsidRPr="00E41667">
        <w:rPr>
          <w:rFonts w:ascii="Times New Roman" w:hAnsi="Times New Roman" w:cs="Times New Roman"/>
          <w:sz w:val="24"/>
          <w:szCs w:val="24"/>
        </w:rPr>
        <w:t xml:space="preserve">. An illustration </w:t>
      </w:r>
      <w:r w:rsidR="00F46DB2">
        <w:rPr>
          <w:rFonts w:ascii="Times New Roman" w:hAnsi="Times New Roman" w:cs="Times New Roman"/>
          <w:sz w:val="24"/>
          <w:szCs w:val="24"/>
        </w:rPr>
        <w:t>for</w:t>
      </w:r>
      <w:r w:rsidR="00F46DB2" w:rsidRPr="00E41667">
        <w:rPr>
          <w:rFonts w:ascii="Times New Roman" w:hAnsi="Times New Roman" w:cs="Times New Roman"/>
          <w:sz w:val="24"/>
          <w:szCs w:val="24"/>
        </w:rPr>
        <w:t xml:space="preserve"> </w:t>
      </w:r>
      <w:r w:rsidRPr="00E41667">
        <w:rPr>
          <w:rFonts w:ascii="Times New Roman" w:hAnsi="Times New Roman" w:cs="Times New Roman"/>
          <w:sz w:val="24"/>
          <w:szCs w:val="24"/>
        </w:rPr>
        <w:t>us</w:t>
      </w:r>
      <w:r w:rsidR="00F46DB2">
        <w:rPr>
          <w:rFonts w:ascii="Times New Roman" w:hAnsi="Times New Roman" w:cs="Times New Roman"/>
          <w:sz w:val="24"/>
          <w:szCs w:val="24"/>
        </w:rPr>
        <w:t>ing</w:t>
      </w:r>
      <w:r w:rsidRPr="00E41667">
        <w:rPr>
          <w:rFonts w:ascii="Times New Roman" w:hAnsi="Times New Roman" w:cs="Times New Roman"/>
          <w:sz w:val="24"/>
          <w:szCs w:val="24"/>
        </w:rPr>
        <w:t xml:space="preserve"> the App to fit the structural equation model for Supplemental Table </w:t>
      </w:r>
      <w:r w:rsidR="00BC0E06">
        <w:rPr>
          <w:rFonts w:ascii="Times New Roman" w:hAnsi="Times New Roman" w:cs="Times New Roman"/>
          <w:sz w:val="24"/>
          <w:szCs w:val="24"/>
        </w:rPr>
        <w:t>2</w:t>
      </w:r>
      <w:r w:rsidRPr="00E41667">
        <w:rPr>
          <w:rFonts w:ascii="Times New Roman" w:hAnsi="Times New Roman" w:cs="Times New Roman"/>
          <w:sz w:val="24"/>
          <w:szCs w:val="24"/>
        </w:rPr>
        <w:t xml:space="preserve"> (GATA2 direct gene list). The fitting statistics can be downloaded by clicking the “Download Zip” button.</w:t>
      </w:r>
    </w:p>
    <w:p w14:paraId="56562388" w14:textId="6D21EEB7" w:rsidR="00A95230" w:rsidRPr="000F35EE" w:rsidRDefault="00A95230" w:rsidP="00B01F76">
      <w:pPr>
        <w:pStyle w:val="Heading1"/>
      </w:pPr>
      <w:r w:rsidRPr="000F35EE">
        <w:t>References</w:t>
      </w:r>
    </w:p>
    <w:bookmarkStart w:id="57" w:name="_Hlk70411406"/>
    <w:p w14:paraId="2E9394F9" w14:textId="77777777" w:rsidR="0089644C" w:rsidRPr="0089644C" w:rsidRDefault="00324FFB" w:rsidP="0089644C">
      <w:pPr>
        <w:pStyle w:val="EndNoteBibliography"/>
      </w:pPr>
      <w:r w:rsidRPr="000F35EE">
        <w:rPr>
          <w:rFonts w:ascii="Times New Roman" w:hAnsi="Times New Roman" w:cs="Times New Roman"/>
        </w:rPr>
        <w:fldChar w:fldCharType="begin"/>
      </w:r>
      <w:r w:rsidRPr="000F35EE">
        <w:rPr>
          <w:rFonts w:ascii="Times New Roman" w:hAnsi="Times New Roman" w:cs="Times New Roman"/>
        </w:rPr>
        <w:instrText xml:space="preserve"> ADDIN EN.REFLIST </w:instrText>
      </w:r>
      <w:r w:rsidRPr="000F35EE">
        <w:rPr>
          <w:rFonts w:ascii="Times New Roman" w:eastAsiaTheme="minorHAnsi" w:hAnsi="Times New Roman" w:cs="Times New Roman"/>
          <w:noProof w:val="0"/>
          <w:lang w:eastAsia="en-US"/>
        </w:rPr>
        <w:fldChar w:fldCharType="separate"/>
      </w:r>
      <w:r w:rsidR="0089644C" w:rsidRPr="0089644C">
        <w:t xml:space="preserve">Heinz, S., et al. (2010). "Simple combinations of lineage-determining transcription factors prime cis-regulatory elements required for macrophage and B cell identities." </w:t>
      </w:r>
      <w:r w:rsidR="0089644C" w:rsidRPr="0089644C">
        <w:rPr>
          <w:u w:val="single"/>
        </w:rPr>
        <w:t>Mol Cell</w:t>
      </w:r>
      <w:r w:rsidR="0089644C" w:rsidRPr="0089644C">
        <w:t xml:space="preserve"> </w:t>
      </w:r>
      <w:r w:rsidR="0089644C" w:rsidRPr="0089644C">
        <w:rPr>
          <w:b/>
        </w:rPr>
        <w:t>38</w:t>
      </w:r>
      <w:r w:rsidR="0089644C" w:rsidRPr="0089644C">
        <w:t>(4): 576-589.</w:t>
      </w:r>
    </w:p>
    <w:p w14:paraId="385BE477" w14:textId="77777777" w:rsidR="0089644C" w:rsidRPr="0089644C" w:rsidRDefault="0089644C" w:rsidP="0089644C">
      <w:pPr>
        <w:pStyle w:val="EndNoteBibliography"/>
      </w:pPr>
      <w:r w:rsidRPr="0089644C">
        <w:t xml:space="preserve">Rubel, C. A., et al. (2016). "A Gata2-Dependent Transcription Network Regulates Uterine Progesterone Responsiveness and Endometrial Function." </w:t>
      </w:r>
      <w:r w:rsidRPr="0089644C">
        <w:rPr>
          <w:u w:val="single"/>
        </w:rPr>
        <w:t>Cell Rep</w:t>
      </w:r>
      <w:r w:rsidRPr="0089644C">
        <w:t xml:space="preserve"> </w:t>
      </w:r>
      <w:r w:rsidRPr="0089644C">
        <w:rPr>
          <w:b/>
        </w:rPr>
        <w:t>17</w:t>
      </w:r>
      <w:r w:rsidRPr="0089644C">
        <w:t>(5): 1414-1425.</w:t>
      </w:r>
    </w:p>
    <w:p w14:paraId="422D35DE" w14:textId="6F8DFA05" w:rsidR="009F5C60" w:rsidRPr="00197515" w:rsidRDefault="00324FFB" w:rsidP="00EE2E6B">
      <w:pPr>
        <w:spacing w:line="480" w:lineRule="auto"/>
        <w:rPr>
          <w:rFonts w:ascii="Times New Roman" w:hAnsi="Times New Roman" w:cs="Times New Roman"/>
          <w:sz w:val="24"/>
          <w:szCs w:val="24"/>
        </w:rPr>
      </w:pPr>
      <w:r w:rsidRPr="000F35EE">
        <w:rPr>
          <w:rFonts w:ascii="Times New Roman" w:hAnsi="Times New Roman" w:cs="Times New Roman"/>
          <w:sz w:val="24"/>
          <w:szCs w:val="24"/>
        </w:rPr>
        <w:fldChar w:fldCharType="end"/>
      </w:r>
      <w:bookmarkEnd w:id="57"/>
    </w:p>
    <w:sectPr w:rsidR="009F5C60" w:rsidRPr="001975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 w:author="Li, Jianying (NIH/NIEHS) [C]" w:date="2021-09-21T17:45:00Z" w:initials="LJ([">
    <w:p w14:paraId="49597916" w14:textId="5A05EE37" w:rsidR="00D36306" w:rsidRDefault="00D36306">
      <w:pPr>
        <w:pStyle w:val="CommentText"/>
      </w:pPr>
      <w:r>
        <w:rPr>
          <w:rStyle w:val="CommentReference"/>
        </w:rPr>
        <w:annotationRef/>
      </w:r>
      <w:r>
        <w:t>Will be replaced with the updated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597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498D5" w16cex:dateUtc="2021-09-21T21: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597916" w16cid:durableId="24F498D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MuseoSlab">
    <w:altName w:val="Times New Roman"/>
    <w:panose1 w:val="020B0604020202020204"/>
    <w:charset w:val="00"/>
    <w:family w:val="auto"/>
    <w:pitch w:val="default"/>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i, Jianying (NIH/NIEHS) [C]">
    <w15:presenceInfo w15:providerId="AD" w15:userId="S::li11@nih.gov::8450fdad-4130-4612-811d-16b26a9be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hideSpellingErrors/>
  <w:hideGrammaticalError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uthor-Date-bioinformatic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xv005z2952x99ep50ipxrr6svvapw2pepsf&quot;&gt;SEMIPs_frontier&lt;record-ids&gt;&lt;item&gt;1&lt;/item&gt;&lt;/record-ids&gt;&lt;/item&gt;&lt;/Libraries&gt;"/>
  </w:docVars>
  <w:rsids>
    <w:rsidRoot w:val="001D444B"/>
    <w:rsid w:val="0000199E"/>
    <w:rsid w:val="000041B1"/>
    <w:rsid w:val="00005D23"/>
    <w:rsid w:val="0000732C"/>
    <w:rsid w:val="0000742A"/>
    <w:rsid w:val="00010C71"/>
    <w:rsid w:val="00010D3D"/>
    <w:rsid w:val="00012D17"/>
    <w:rsid w:val="000139C8"/>
    <w:rsid w:val="000142E0"/>
    <w:rsid w:val="00017981"/>
    <w:rsid w:val="0002050D"/>
    <w:rsid w:val="00023456"/>
    <w:rsid w:val="0002347E"/>
    <w:rsid w:val="000243EA"/>
    <w:rsid w:val="000252E6"/>
    <w:rsid w:val="00025F55"/>
    <w:rsid w:val="00027AC0"/>
    <w:rsid w:val="000304C6"/>
    <w:rsid w:val="00033EF0"/>
    <w:rsid w:val="000355A4"/>
    <w:rsid w:val="00041586"/>
    <w:rsid w:val="0004465D"/>
    <w:rsid w:val="0004673F"/>
    <w:rsid w:val="00050B53"/>
    <w:rsid w:val="00053931"/>
    <w:rsid w:val="00053A81"/>
    <w:rsid w:val="000573FF"/>
    <w:rsid w:val="00057502"/>
    <w:rsid w:val="00073310"/>
    <w:rsid w:val="00077200"/>
    <w:rsid w:val="0008003F"/>
    <w:rsid w:val="00080AF6"/>
    <w:rsid w:val="00081332"/>
    <w:rsid w:val="00091B22"/>
    <w:rsid w:val="000A0D4E"/>
    <w:rsid w:val="000A2D02"/>
    <w:rsid w:val="000A5622"/>
    <w:rsid w:val="000A5D68"/>
    <w:rsid w:val="000A68E7"/>
    <w:rsid w:val="000B1403"/>
    <w:rsid w:val="000B31B4"/>
    <w:rsid w:val="000B4391"/>
    <w:rsid w:val="000B4C78"/>
    <w:rsid w:val="000B6C22"/>
    <w:rsid w:val="000B7EA6"/>
    <w:rsid w:val="000C2E47"/>
    <w:rsid w:val="000C4244"/>
    <w:rsid w:val="000C5E80"/>
    <w:rsid w:val="000D04A2"/>
    <w:rsid w:val="000D05FF"/>
    <w:rsid w:val="000D1A1B"/>
    <w:rsid w:val="000E0EA2"/>
    <w:rsid w:val="000E21B5"/>
    <w:rsid w:val="000E243F"/>
    <w:rsid w:val="000E2D2D"/>
    <w:rsid w:val="000E567C"/>
    <w:rsid w:val="000F051B"/>
    <w:rsid w:val="000F35EE"/>
    <w:rsid w:val="000F48BD"/>
    <w:rsid w:val="001001EE"/>
    <w:rsid w:val="00102B43"/>
    <w:rsid w:val="00104482"/>
    <w:rsid w:val="0010664C"/>
    <w:rsid w:val="001079F2"/>
    <w:rsid w:val="0011340F"/>
    <w:rsid w:val="0012050D"/>
    <w:rsid w:val="00120EFE"/>
    <w:rsid w:val="001223D7"/>
    <w:rsid w:val="001272DC"/>
    <w:rsid w:val="00127923"/>
    <w:rsid w:val="00130135"/>
    <w:rsid w:val="00131F68"/>
    <w:rsid w:val="00132E9A"/>
    <w:rsid w:val="00132F8B"/>
    <w:rsid w:val="00136062"/>
    <w:rsid w:val="00136982"/>
    <w:rsid w:val="00140803"/>
    <w:rsid w:val="001422BA"/>
    <w:rsid w:val="0014311C"/>
    <w:rsid w:val="00143902"/>
    <w:rsid w:val="00143F6A"/>
    <w:rsid w:val="00146092"/>
    <w:rsid w:val="00155180"/>
    <w:rsid w:val="0015523B"/>
    <w:rsid w:val="001621DE"/>
    <w:rsid w:val="0016245E"/>
    <w:rsid w:val="00171376"/>
    <w:rsid w:val="001735DC"/>
    <w:rsid w:val="001772A8"/>
    <w:rsid w:val="001772AC"/>
    <w:rsid w:val="00177DAA"/>
    <w:rsid w:val="00181D2E"/>
    <w:rsid w:val="00184EEA"/>
    <w:rsid w:val="00185457"/>
    <w:rsid w:val="00185F93"/>
    <w:rsid w:val="00187F6B"/>
    <w:rsid w:val="00190C5E"/>
    <w:rsid w:val="001923D3"/>
    <w:rsid w:val="00197515"/>
    <w:rsid w:val="001A28F4"/>
    <w:rsid w:val="001A4548"/>
    <w:rsid w:val="001A48CE"/>
    <w:rsid w:val="001A7093"/>
    <w:rsid w:val="001A77C9"/>
    <w:rsid w:val="001B038F"/>
    <w:rsid w:val="001B0C4B"/>
    <w:rsid w:val="001B1249"/>
    <w:rsid w:val="001B2601"/>
    <w:rsid w:val="001B54AC"/>
    <w:rsid w:val="001C0678"/>
    <w:rsid w:val="001C098D"/>
    <w:rsid w:val="001C0BC0"/>
    <w:rsid w:val="001C0EA7"/>
    <w:rsid w:val="001C2CC8"/>
    <w:rsid w:val="001C577C"/>
    <w:rsid w:val="001D1A96"/>
    <w:rsid w:val="001D2B87"/>
    <w:rsid w:val="001D444B"/>
    <w:rsid w:val="001D496C"/>
    <w:rsid w:val="001D4F4A"/>
    <w:rsid w:val="001E33F5"/>
    <w:rsid w:val="001E5F75"/>
    <w:rsid w:val="001E7251"/>
    <w:rsid w:val="001E7637"/>
    <w:rsid w:val="001F556F"/>
    <w:rsid w:val="00201864"/>
    <w:rsid w:val="00201DF2"/>
    <w:rsid w:val="0020267D"/>
    <w:rsid w:val="0020641D"/>
    <w:rsid w:val="002070EB"/>
    <w:rsid w:val="00212DE5"/>
    <w:rsid w:val="00214156"/>
    <w:rsid w:val="0021456B"/>
    <w:rsid w:val="00216259"/>
    <w:rsid w:val="00217BA3"/>
    <w:rsid w:val="002213CD"/>
    <w:rsid w:val="00221FE8"/>
    <w:rsid w:val="002233CB"/>
    <w:rsid w:val="00223B31"/>
    <w:rsid w:val="00224CD6"/>
    <w:rsid w:val="0022511F"/>
    <w:rsid w:val="00226919"/>
    <w:rsid w:val="002326D8"/>
    <w:rsid w:val="00235E03"/>
    <w:rsid w:val="00247F76"/>
    <w:rsid w:val="0025267F"/>
    <w:rsid w:val="00252D9D"/>
    <w:rsid w:val="00253F21"/>
    <w:rsid w:val="00254504"/>
    <w:rsid w:val="002574DB"/>
    <w:rsid w:val="00260F24"/>
    <w:rsid w:val="00265F15"/>
    <w:rsid w:val="0026617A"/>
    <w:rsid w:val="00266552"/>
    <w:rsid w:val="00270BB3"/>
    <w:rsid w:val="0027307A"/>
    <w:rsid w:val="002731C0"/>
    <w:rsid w:val="00275A6C"/>
    <w:rsid w:val="00275FD9"/>
    <w:rsid w:val="002852D1"/>
    <w:rsid w:val="00285B5C"/>
    <w:rsid w:val="00291C1A"/>
    <w:rsid w:val="0029256C"/>
    <w:rsid w:val="0029493B"/>
    <w:rsid w:val="002A5541"/>
    <w:rsid w:val="002B546B"/>
    <w:rsid w:val="002B794F"/>
    <w:rsid w:val="002C0616"/>
    <w:rsid w:val="002C17CB"/>
    <w:rsid w:val="002C317C"/>
    <w:rsid w:val="002C5DC8"/>
    <w:rsid w:val="002D22D3"/>
    <w:rsid w:val="002D30BC"/>
    <w:rsid w:val="002D4594"/>
    <w:rsid w:val="002D742E"/>
    <w:rsid w:val="002D79A1"/>
    <w:rsid w:val="002D7FE2"/>
    <w:rsid w:val="002E04D8"/>
    <w:rsid w:val="002E1AE2"/>
    <w:rsid w:val="002E2076"/>
    <w:rsid w:val="002E565B"/>
    <w:rsid w:val="002F16A0"/>
    <w:rsid w:val="002F3273"/>
    <w:rsid w:val="002F47D6"/>
    <w:rsid w:val="002F4BFF"/>
    <w:rsid w:val="002F5C58"/>
    <w:rsid w:val="00302139"/>
    <w:rsid w:val="00305D25"/>
    <w:rsid w:val="0030682A"/>
    <w:rsid w:val="00306DF0"/>
    <w:rsid w:val="00307F27"/>
    <w:rsid w:val="00313463"/>
    <w:rsid w:val="00314ACE"/>
    <w:rsid w:val="0031561F"/>
    <w:rsid w:val="00316EF2"/>
    <w:rsid w:val="003202F4"/>
    <w:rsid w:val="003220FE"/>
    <w:rsid w:val="00323202"/>
    <w:rsid w:val="00324FFB"/>
    <w:rsid w:val="00331160"/>
    <w:rsid w:val="00331CE5"/>
    <w:rsid w:val="00332513"/>
    <w:rsid w:val="003371E0"/>
    <w:rsid w:val="003373FC"/>
    <w:rsid w:val="00342B4B"/>
    <w:rsid w:val="003437A2"/>
    <w:rsid w:val="003449DF"/>
    <w:rsid w:val="00344FAD"/>
    <w:rsid w:val="003512FB"/>
    <w:rsid w:val="00351D2F"/>
    <w:rsid w:val="00355CB7"/>
    <w:rsid w:val="00356241"/>
    <w:rsid w:val="00361551"/>
    <w:rsid w:val="00364113"/>
    <w:rsid w:val="003668DB"/>
    <w:rsid w:val="003668F6"/>
    <w:rsid w:val="003670D6"/>
    <w:rsid w:val="0037665D"/>
    <w:rsid w:val="00377025"/>
    <w:rsid w:val="00377E7C"/>
    <w:rsid w:val="003801A6"/>
    <w:rsid w:val="00393789"/>
    <w:rsid w:val="003938D8"/>
    <w:rsid w:val="00394524"/>
    <w:rsid w:val="00395727"/>
    <w:rsid w:val="00396D18"/>
    <w:rsid w:val="00397BD9"/>
    <w:rsid w:val="003A037D"/>
    <w:rsid w:val="003A1CBF"/>
    <w:rsid w:val="003A49E8"/>
    <w:rsid w:val="003A580D"/>
    <w:rsid w:val="003A6F7C"/>
    <w:rsid w:val="003B0A2D"/>
    <w:rsid w:val="003B24E0"/>
    <w:rsid w:val="003C0BCE"/>
    <w:rsid w:val="003C371C"/>
    <w:rsid w:val="003C5330"/>
    <w:rsid w:val="003C660F"/>
    <w:rsid w:val="003C7544"/>
    <w:rsid w:val="003C77F2"/>
    <w:rsid w:val="003D2BA8"/>
    <w:rsid w:val="003D3398"/>
    <w:rsid w:val="003D4E88"/>
    <w:rsid w:val="003D6BD9"/>
    <w:rsid w:val="003E0AA8"/>
    <w:rsid w:val="003E0F82"/>
    <w:rsid w:val="003E31DE"/>
    <w:rsid w:val="003E3BA7"/>
    <w:rsid w:val="003E3BC3"/>
    <w:rsid w:val="003F4765"/>
    <w:rsid w:val="003F6CF7"/>
    <w:rsid w:val="003F7F4F"/>
    <w:rsid w:val="00400523"/>
    <w:rsid w:val="004007E4"/>
    <w:rsid w:val="004021AF"/>
    <w:rsid w:val="00402663"/>
    <w:rsid w:val="004038A2"/>
    <w:rsid w:val="00405AA3"/>
    <w:rsid w:val="0041051F"/>
    <w:rsid w:val="00410686"/>
    <w:rsid w:val="00414BFF"/>
    <w:rsid w:val="00424BAE"/>
    <w:rsid w:val="00426EF2"/>
    <w:rsid w:val="004304BF"/>
    <w:rsid w:val="0043173F"/>
    <w:rsid w:val="00442174"/>
    <w:rsid w:val="004427BB"/>
    <w:rsid w:val="004456F7"/>
    <w:rsid w:val="00451556"/>
    <w:rsid w:val="00453A3D"/>
    <w:rsid w:val="004569B2"/>
    <w:rsid w:val="00460C27"/>
    <w:rsid w:val="004613FB"/>
    <w:rsid w:val="00463498"/>
    <w:rsid w:val="004646A4"/>
    <w:rsid w:val="00466107"/>
    <w:rsid w:val="00470D6E"/>
    <w:rsid w:val="0047175C"/>
    <w:rsid w:val="00473146"/>
    <w:rsid w:val="004767EA"/>
    <w:rsid w:val="00476851"/>
    <w:rsid w:val="0048005E"/>
    <w:rsid w:val="00481C21"/>
    <w:rsid w:val="00484FD4"/>
    <w:rsid w:val="004900B6"/>
    <w:rsid w:val="00491226"/>
    <w:rsid w:val="00491B26"/>
    <w:rsid w:val="00494297"/>
    <w:rsid w:val="00495EC7"/>
    <w:rsid w:val="0049797A"/>
    <w:rsid w:val="004A0D60"/>
    <w:rsid w:val="004B0AEE"/>
    <w:rsid w:val="004B1CA6"/>
    <w:rsid w:val="004B4502"/>
    <w:rsid w:val="004B6083"/>
    <w:rsid w:val="004C22B1"/>
    <w:rsid w:val="004C2528"/>
    <w:rsid w:val="004C26F8"/>
    <w:rsid w:val="004C4A80"/>
    <w:rsid w:val="004C6C1F"/>
    <w:rsid w:val="004D2CD9"/>
    <w:rsid w:val="004D2D25"/>
    <w:rsid w:val="004D3F6B"/>
    <w:rsid w:val="004E281D"/>
    <w:rsid w:val="004E3D14"/>
    <w:rsid w:val="004E5F7D"/>
    <w:rsid w:val="004E6E78"/>
    <w:rsid w:val="004F3AA3"/>
    <w:rsid w:val="00502E93"/>
    <w:rsid w:val="005128AB"/>
    <w:rsid w:val="00512E29"/>
    <w:rsid w:val="005132E7"/>
    <w:rsid w:val="00514D18"/>
    <w:rsid w:val="0051511A"/>
    <w:rsid w:val="00517997"/>
    <w:rsid w:val="00521001"/>
    <w:rsid w:val="00521479"/>
    <w:rsid w:val="00526996"/>
    <w:rsid w:val="00530EA5"/>
    <w:rsid w:val="00533458"/>
    <w:rsid w:val="00535A15"/>
    <w:rsid w:val="00537B20"/>
    <w:rsid w:val="00542F83"/>
    <w:rsid w:val="005437D7"/>
    <w:rsid w:val="00545430"/>
    <w:rsid w:val="00547FA0"/>
    <w:rsid w:val="00551B1A"/>
    <w:rsid w:val="00553DE6"/>
    <w:rsid w:val="00554B02"/>
    <w:rsid w:val="00556EFD"/>
    <w:rsid w:val="005579C4"/>
    <w:rsid w:val="0056135A"/>
    <w:rsid w:val="005615FF"/>
    <w:rsid w:val="00562797"/>
    <w:rsid w:val="00563062"/>
    <w:rsid w:val="005758C8"/>
    <w:rsid w:val="00580951"/>
    <w:rsid w:val="00581384"/>
    <w:rsid w:val="00581A36"/>
    <w:rsid w:val="00583AFA"/>
    <w:rsid w:val="00583BB2"/>
    <w:rsid w:val="00584FB7"/>
    <w:rsid w:val="00586C7E"/>
    <w:rsid w:val="00590AF6"/>
    <w:rsid w:val="0059255D"/>
    <w:rsid w:val="005939F1"/>
    <w:rsid w:val="00594B9A"/>
    <w:rsid w:val="005954AF"/>
    <w:rsid w:val="00596CA5"/>
    <w:rsid w:val="00597102"/>
    <w:rsid w:val="00597B5E"/>
    <w:rsid w:val="005A0035"/>
    <w:rsid w:val="005A0266"/>
    <w:rsid w:val="005A2C88"/>
    <w:rsid w:val="005A5100"/>
    <w:rsid w:val="005A64B0"/>
    <w:rsid w:val="005A66CB"/>
    <w:rsid w:val="005A6EBE"/>
    <w:rsid w:val="005A7E46"/>
    <w:rsid w:val="005C03DD"/>
    <w:rsid w:val="005C237D"/>
    <w:rsid w:val="005C30AB"/>
    <w:rsid w:val="005C5038"/>
    <w:rsid w:val="005D0C18"/>
    <w:rsid w:val="005E5A38"/>
    <w:rsid w:val="005F11EA"/>
    <w:rsid w:val="005F222F"/>
    <w:rsid w:val="005F25C1"/>
    <w:rsid w:val="005F27E8"/>
    <w:rsid w:val="005F58DF"/>
    <w:rsid w:val="005F5B87"/>
    <w:rsid w:val="005F697F"/>
    <w:rsid w:val="005F6A2F"/>
    <w:rsid w:val="005F7C3F"/>
    <w:rsid w:val="006033B8"/>
    <w:rsid w:val="00606D0A"/>
    <w:rsid w:val="00611E65"/>
    <w:rsid w:val="006203A5"/>
    <w:rsid w:val="0062363C"/>
    <w:rsid w:val="00627750"/>
    <w:rsid w:val="00632649"/>
    <w:rsid w:val="00634B17"/>
    <w:rsid w:val="00636249"/>
    <w:rsid w:val="006372FD"/>
    <w:rsid w:val="00644C1E"/>
    <w:rsid w:val="00645E64"/>
    <w:rsid w:val="00651C27"/>
    <w:rsid w:val="00655F0C"/>
    <w:rsid w:val="00656423"/>
    <w:rsid w:val="0066385C"/>
    <w:rsid w:val="006659AE"/>
    <w:rsid w:val="006669DC"/>
    <w:rsid w:val="00672316"/>
    <w:rsid w:val="00674F55"/>
    <w:rsid w:val="00676A3F"/>
    <w:rsid w:val="00680352"/>
    <w:rsid w:val="0068177D"/>
    <w:rsid w:val="00683816"/>
    <w:rsid w:val="0069090F"/>
    <w:rsid w:val="006A00CF"/>
    <w:rsid w:val="006A1DF3"/>
    <w:rsid w:val="006A2C61"/>
    <w:rsid w:val="006A45C6"/>
    <w:rsid w:val="006B0228"/>
    <w:rsid w:val="006B31CC"/>
    <w:rsid w:val="006C7145"/>
    <w:rsid w:val="006C71AC"/>
    <w:rsid w:val="006D0210"/>
    <w:rsid w:val="006D0580"/>
    <w:rsid w:val="006D0762"/>
    <w:rsid w:val="006D4947"/>
    <w:rsid w:val="006D7B8C"/>
    <w:rsid w:val="006E1D4B"/>
    <w:rsid w:val="006E2BE3"/>
    <w:rsid w:val="006E3945"/>
    <w:rsid w:val="006E4B40"/>
    <w:rsid w:val="006F0842"/>
    <w:rsid w:val="006F09F8"/>
    <w:rsid w:val="006F230B"/>
    <w:rsid w:val="006F290F"/>
    <w:rsid w:val="00705E69"/>
    <w:rsid w:val="00707783"/>
    <w:rsid w:val="00717F99"/>
    <w:rsid w:val="007262A9"/>
    <w:rsid w:val="00730D19"/>
    <w:rsid w:val="0073125A"/>
    <w:rsid w:val="00731D34"/>
    <w:rsid w:val="00733BA4"/>
    <w:rsid w:val="00733DE9"/>
    <w:rsid w:val="0073400A"/>
    <w:rsid w:val="00734C33"/>
    <w:rsid w:val="0073691A"/>
    <w:rsid w:val="00740659"/>
    <w:rsid w:val="007428DD"/>
    <w:rsid w:val="0075188E"/>
    <w:rsid w:val="00752A67"/>
    <w:rsid w:val="007578B9"/>
    <w:rsid w:val="00757AD5"/>
    <w:rsid w:val="00757E6E"/>
    <w:rsid w:val="00765FBB"/>
    <w:rsid w:val="007709D6"/>
    <w:rsid w:val="00770D20"/>
    <w:rsid w:val="007769E4"/>
    <w:rsid w:val="00780328"/>
    <w:rsid w:val="00780EAA"/>
    <w:rsid w:val="00782B7A"/>
    <w:rsid w:val="007865C0"/>
    <w:rsid w:val="00787E07"/>
    <w:rsid w:val="00790393"/>
    <w:rsid w:val="00791299"/>
    <w:rsid w:val="0079293B"/>
    <w:rsid w:val="00792C58"/>
    <w:rsid w:val="007940C1"/>
    <w:rsid w:val="007942BB"/>
    <w:rsid w:val="007949A3"/>
    <w:rsid w:val="007A33E5"/>
    <w:rsid w:val="007A61B6"/>
    <w:rsid w:val="007B0C8C"/>
    <w:rsid w:val="007B1AD2"/>
    <w:rsid w:val="007B342E"/>
    <w:rsid w:val="007B461C"/>
    <w:rsid w:val="007C0082"/>
    <w:rsid w:val="007C3853"/>
    <w:rsid w:val="007C3CAE"/>
    <w:rsid w:val="007C3ECB"/>
    <w:rsid w:val="007C5211"/>
    <w:rsid w:val="007C7BE7"/>
    <w:rsid w:val="007D2EE0"/>
    <w:rsid w:val="007D318B"/>
    <w:rsid w:val="007D33DC"/>
    <w:rsid w:val="007D376E"/>
    <w:rsid w:val="007D6FD7"/>
    <w:rsid w:val="007E5553"/>
    <w:rsid w:val="007E625B"/>
    <w:rsid w:val="007F2E14"/>
    <w:rsid w:val="007F4AC9"/>
    <w:rsid w:val="007F52C9"/>
    <w:rsid w:val="007F589B"/>
    <w:rsid w:val="007F6A83"/>
    <w:rsid w:val="007F7870"/>
    <w:rsid w:val="00800047"/>
    <w:rsid w:val="00800496"/>
    <w:rsid w:val="00800919"/>
    <w:rsid w:val="00800F84"/>
    <w:rsid w:val="00806378"/>
    <w:rsid w:val="00811F78"/>
    <w:rsid w:val="00813D3D"/>
    <w:rsid w:val="00814714"/>
    <w:rsid w:val="00814F85"/>
    <w:rsid w:val="0081572F"/>
    <w:rsid w:val="0081718A"/>
    <w:rsid w:val="00817B9E"/>
    <w:rsid w:val="00817E7B"/>
    <w:rsid w:val="00822556"/>
    <w:rsid w:val="00822C3F"/>
    <w:rsid w:val="008340E3"/>
    <w:rsid w:val="008343DB"/>
    <w:rsid w:val="00834E18"/>
    <w:rsid w:val="00835AF9"/>
    <w:rsid w:val="008440A8"/>
    <w:rsid w:val="008501A7"/>
    <w:rsid w:val="0085420A"/>
    <w:rsid w:val="0085511A"/>
    <w:rsid w:val="00856DD1"/>
    <w:rsid w:val="008604E5"/>
    <w:rsid w:val="00862266"/>
    <w:rsid w:val="00870966"/>
    <w:rsid w:val="00873C7D"/>
    <w:rsid w:val="00876322"/>
    <w:rsid w:val="008764A3"/>
    <w:rsid w:val="00881247"/>
    <w:rsid w:val="00882A5E"/>
    <w:rsid w:val="00883DED"/>
    <w:rsid w:val="008854ED"/>
    <w:rsid w:val="00887D9A"/>
    <w:rsid w:val="00892BC6"/>
    <w:rsid w:val="0089329D"/>
    <w:rsid w:val="0089644C"/>
    <w:rsid w:val="0089796E"/>
    <w:rsid w:val="008A23EE"/>
    <w:rsid w:val="008A726B"/>
    <w:rsid w:val="008C4367"/>
    <w:rsid w:val="008C482F"/>
    <w:rsid w:val="008C4B99"/>
    <w:rsid w:val="008C5D66"/>
    <w:rsid w:val="008D0326"/>
    <w:rsid w:val="008D135C"/>
    <w:rsid w:val="008D2B07"/>
    <w:rsid w:val="008D3F86"/>
    <w:rsid w:val="008E0C2C"/>
    <w:rsid w:val="008E39FF"/>
    <w:rsid w:val="008E3F65"/>
    <w:rsid w:val="008E5440"/>
    <w:rsid w:val="008F231A"/>
    <w:rsid w:val="008F26B4"/>
    <w:rsid w:val="008F4EA8"/>
    <w:rsid w:val="008F5749"/>
    <w:rsid w:val="008F5938"/>
    <w:rsid w:val="009060E1"/>
    <w:rsid w:val="00907DAF"/>
    <w:rsid w:val="00911E27"/>
    <w:rsid w:val="0091490F"/>
    <w:rsid w:val="00914BF0"/>
    <w:rsid w:val="00926159"/>
    <w:rsid w:val="00927675"/>
    <w:rsid w:val="00931ACB"/>
    <w:rsid w:val="00933185"/>
    <w:rsid w:val="009335A2"/>
    <w:rsid w:val="009337F5"/>
    <w:rsid w:val="009378D6"/>
    <w:rsid w:val="009454BA"/>
    <w:rsid w:val="00946241"/>
    <w:rsid w:val="00947241"/>
    <w:rsid w:val="00947F3B"/>
    <w:rsid w:val="0095383C"/>
    <w:rsid w:val="00953899"/>
    <w:rsid w:val="00953A67"/>
    <w:rsid w:val="00953F88"/>
    <w:rsid w:val="00956CBA"/>
    <w:rsid w:val="00956EDA"/>
    <w:rsid w:val="00957305"/>
    <w:rsid w:val="0096306C"/>
    <w:rsid w:val="009723DF"/>
    <w:rsid w:val="0098035D"/>
    <w:rsid w:val="009942B9"/>
    <w:rsid w:val="0099564B"/>
    <w:rsid w:val="009A74E2"/>
    <w:rsid w:val="009B0C1C"/>
    <w:rsid w:val="009B6EE3"/>
    <w:rsid w:val="009C04B9"/>
    <w:rsid w:val="009C20CA"/>
    <w:rsid w:val="009C3E44"/>
    <w:rsid w:val="009D0201"/>
    <w:rsid w:val="009D09F5"/>
    <w:rsid w:val="009D155A"/>
    <w:rsid w:val="009D311C"/>
    <w:rsid w:val="009D48E3"/>
    <w:rsid w:val="009E070F"/>
    <w:rsid w:val="009E1508"/>
    <w:rsid w:val="009E2FEA"/>
    <w:rsid w:val="009F0249"/>
    <w:rsid w:val="009F26A2"/>
    <w:rsid w:val="009F3009"/>
    <w:rsid w:val="009F3D6C"/>
    <w:rsid w:val="009F5C60"/>
    <w:rsid w:val="009F7E78"/>
    <w:rsid w:val="00A004F6"/>
    <w:rsid w:val="00A024EE"/>
    <w:rsid w:val="00A031CB"/>
    <w:rsid w:val="00A04828"/>
    <w:rsid w:val="00A06760"/>
    <w:rsid w:val="00A10BA2"/>
    <w:rsid w:val="00A12CE8"/>
    <w:rsid w:val="00A14C1C"/>
    <w:rsid w:val="00A17310"/>
    <w:rsid w:val="00A20536"/>
    <w:rsid w:val="00A23446"/>
    <w:rsid w:val="00A345A1"/>
    <w:rsid w:val="00A3591A"/>
    <w:rsid w:val="00A36C67"/>
    <w:rsid w:val="00A36E02"/>
    <w:rsid w:val="00A44401"/>
    <w:rsid w:val="00A46DC7"/>
    <w:rsid w:val="00A524C5"/>
    <w:rsid w:val="00A600F2"/>
    <w:rsid w:val="00A61EF5"/>
    <w:rsid w:val="00A62B27"/>
    <w:rsid w:val="00A6341C"/>
    <w:rsid w:val="00A810B6"/>
    <w:rsid w:val="00A8441F"/>
    <w:rsid w:val="00A846E1"/>
    <w:rsid w:val="00A85D63"/>
    <w:rsid w:val="00A871DD"/>
    <w:rsid w:val="00A90D6D"/>
    <w:rsid w:val="00A91B73"/>
    <w:rsid w:val="00A920E4"/>
    <w:rsid w:val="00A95230"/>
    <w:rsid w:val="00A9772D"/>
    <w:rsid w:val="00A97DA7"/>
    <w:rsid w:val="00AA1EDD"/>
    <w:rsid w:val="00AA48EF"/>
    <w:rsid w:val="00AB125D"/>
    <w:rsid w:val="00AB3A12"/>
    <w:rsid w:val="00AB46A1"/>
    <w:rsid w:val="00AB7085"/>
    <w:rsid w:val="00AB7C6F"/>
    <w:rsid w:val="00AC3D5C"/>
    <w:rsid w:val="00AC4B6D"/>
    <w:rsid w:val="00AC58CB"/>
    <w:rsid w:val="00AC6029"/>
    <w:rsid w:val="00AC64CC"/>
    <w:rsid w:val="00AD27CC"/>
    <w:rsid w:val="00AD2ECA"/>
    <w:rsid w:val="00AD4205"/>
    <w:rsid w:val="00AD7DCD"/>
    <w:rsid w:val="00AE1BDC"/>
    <w:rsid w:val="00AF04E8"/>
    <w:rsid w:val="00AF099F"/>
    <w:rsid w:val="00AF194F"/>
    <w:rsid w:val="00AF1AAC"/>
    <w:rsid w:val="00AF296F"/>
    <w:rsid w:val="00AF2BA4"/>
    <w:rsid w:val="00AF5134"/>
    <w:rsid w:val="00AF7F49"/>
    <w:rsid w:val="00B01F76"/>
    <w:rsid w:val="00B037EB"/>
    <w:rsid w:val="00B0754F"/>
    <w:rsid w:val="00B1480A"/>
    <w:rsid w:val="00B1689D"/>
    <w:rsid w:val="00B20B23"/>
    <w:rsid w:val="00B210D7"/>
    <w:rsid w:val="00B2359A"/>
    <w:rsid w:val="00B27408"/>
    <w:rsid w:val="00B307CC"/>
    <w:rsid w:val="00B3277E"/>
    <w:rsid w:val="00B353AE"/>
    <w:rsid w:val="00B40580"/>
    <w:rsid w:val="00B418E9"/>
    <w:rsid w:val="00B41B72"/>
    <w:rsid w:val="00B47131"/>
    <w:rsid w:val="00B50805"/>
    <w:rsid w:val="00B508B9"/>
    <w:rsid w:val="00B519A0"/>
    <w:rsid w:val="00B54AF3"/>
    <w:rsid w:val="00B61914"/>
    <w:rsid w:val="00B64694"/>
    <w:rsid w:val="00B7046D"/>
    <w:rsid w:val="00B72A14"/>
    <w:rsid w:val="00B72A7F"/>
    <w:rsid w:val="00B72EDD"/>
    <w:rsid w:val="00B81C92"/>
    <w:rsid w:val="00B81D81"/>
    <w:rsid w:val="00B825DA"/>
    <w:rsid w:val="00B8321C"/>
    <w:rsid w:val="00B83EC8"/>
    <w:rsid w:val="00B8703C"/>
    <w:rsid w:val="00B90223"/>
    <w:rsid w:val="00BA07FB"/>
    <w:rsid w:val="00BA0F5F"/>
    <w:rsid w:val="00BA10BF"/>
    <w:rsid w:val="00BA2F15"/>
    <w:rsid w:val="00BA4518"/>
    <w:rsid w:val="00BA5A75"/>
    <w:rsid w:val="00BB033D"/>
    <w:rsid w:val="00BB060F"/>
    <w:rsid w:val="00BB1288"/>
    <w:rsid w:val="00BB2756"/>
    <w:rsid w:val="00BB4E08"/>
    <w:rsid w:val="00BB5AEE"/>
    <w:rsid w:val="00BC078D"/>
    <w:rsid w:val="00BC0E06"/>
    <w:rsid w:val="00BC14D9"/>
    <w:rsid w:val="00BC24D3"/>
    <w:rsid w:val="00BC2628"/>
    <w:rsid w:val="00BC2743"/>
    <w:rsid w:val="00BC644C"/>
    <w:rsid w:val="00BC6CD7"/>
    <w:rsid w:val="00BD08ED"/>
    <w:rsid w:val="00BD254C"/>
    <w:rsid w:val="00BD39FA"/>
    <w:rsid w:val="00BD4C94"/>
    <w:rsid w:val="00BD7F12"/>
    <w:rsid w:val="00BE01BB"/>
    <w:rsid w:val="00BE5D6B"/>
    <w:rsid w:val="00BF3DE1"/>
    <w:rsid w:val="00C01584"/>
    <w:rsid w:val="00C01911"/>
    <w:rsid w:val="00C140C8"/>
    <w:rsid w:val="00C152A9"/>
    <w:rsid w:val="00C17D7C"/>
    <w:rsid w:val="00C20633"/>
    <w:rsid w:val="00C23E62"/>
    <w:rsid w:val="00C30F7C"/>
    <w:rsid w:val="00C316B5"/>
    <w:rsid w:val="00C334F9"/>
    <w:rsid w:val="00C33646"/>
    <w:rsid w:val="00C33B34"/>
    <w:rsid w:val="00C4426C"/>
    <w:rsid w:val="00C473F5"/>
    <w:rsid w:val="00C47ED8"/>
    <w:rsid w:val="00C5227B"/>
    <w:rsid w:val="00C55174"/>
    <w:rsid w:val="00C57BE8"/>
    <w:rsid w:val="00C622C5"/>
    <w:rsid w:val="00C62E0C"/>
    <w:rsid w:val="00C63201"/>
    <w:rsid w:val="00C64A1B"/>
    <w:rsid w:val="00C65689"/>
    <w:rsid w:val="00C6771E"/>
    <w:rsid w:val="00C6787B"/>
    <w:rsid w:val="00C70F78"/>
    <w:rsid w:val="00C70FFC"/>
    <w:rsid w:val="00C74BE6"/>
    <w:rsid w:val="00C80887"/>
    <w:rsid w:val="00C8195F"/>
    <w:rsid w:val="00C874A5"/>
    <w:rsid w:val="00C87A78"/>
    <w:rsid w:val="00C96545"/>
    <w:rsid w:val="00C96F86"/>
    <w:rsid w:val="00CA459A"/>
    <w:rsid w:val="00CA7390"/>
    <w:rsid w:val="00CB0C92"/>
    <w:rsid w:val="00CB6956"/>
    <w:rsid w:val="00CC027A"/>
    <w:rsid w:val="00CC119B"/>
    <w:rsid w:val="00CC2AAE"/>
    <w:rsid w:val="00CD0A4F"/>
    <w:rsid w:val="00CD23F5"/>
    <w:rsid w:val="00CD3C89"/>
    <w:rsid w:val="00CE376D"/>
    <w:rsid w:val="00CE4B22"/>
    <w:rsid w:val="00CE4F1D"/>
    <w:rsid w:val="00CE6C8C"/>
    <w:rsid w:val="00CF41C4"/>
    <w:rsid w:val="00CF5ECB"/>
    <w:rsid w:val="00D00F31"/>
    <w:rsid w:val="00D017BE"/>
    <w:rsid w:val="00D037EB"/>
    <w:rsid w:val="00D049D7"/>
    <w:rsid w:val="00D05880"/>
    <w:rsid w:val="00D114F3"/>
    <w:rsid w:val="00D11D4A"/>
    <w:rsid w:val="00D128FA"/>
    <w:rsid w:val="00D17796"/>
    <w:rsid w:val="00D21F12"/>
    <w:rsid w:val="00D24220"/>
    <w:rsid w:val="00D25374"/>
    <w:rsid w:val="00D25C73"/>
    <w:rsid w:val="00D26905"/>
    <w:rsid w:val="00D32E1B"/>
    <w:rsid w:val="00D336D1"/>
    <w:rsid w:val="00D3496F"/>
    <w:rsid w:val="00D34F9E"/>
    <w:rsid w:val="00D36306"/>
    <w:rsid w:val="00D439D1"/>
    <w:rsid w:val="00D54EFD"/>
    <w:rsid w:val="00D55F3B"/>
    <w:rsid w:val="00D56916"/>
    <w:rsid w:val="00D63AEB"/>
    <w:rsid w:val="00D643D1"/>
    <w:rsid w:val="00D65059"/>
    <w:rsid w:val="00D65A11"/>
    <w:rsid w:val="00D70699"/>
    <w:rsid w:val="00D72599"/>
    <w:rsid w:val="00D73FA0"/>
    <w:rsid w:val="00D822D6"/>
    <w:rsid w:val="00D8396C"/>
    <w:rsid w:val="00D845B4"/>
    <w:rsid w:val="00D86566"/>
    <w:rsid w:val="00D91706"/>
    <w:rsid w:val="00D91FC3"/>
    <w:rsid w:val="00D965B5"/>
    <w:rsid w:val="00D97423"/>
    <w:rsid w:val="00DA398E"/>
    <w:rsid w:val="00DA3A5F"/>
    <w:rsid w:val="00DA6BE4"/>
    <w:rsid w:val="00DA6C53"/>
    <w:rsid w:val="00DB41D9"/>
    <w:rsid w:val="00DC22E4"/>
    <w:rsid w:val="00DC3A18"/>
    <w:rsid w:val="00DC4426"/>
    <w:rsid w:val="00DC4865"/>
    <w:rsid w:val="00DC7269"/>
    <w:rsid w:val="00DC7BE2"/>
    <w:rsid w:val="00DD022C"/>
    <w:rsid w:val="00DD1663"/>
    <w:rsid w:val="00DD3156"/>
    <w:rsid w:val="00DE0251"/>
    <w:rsid w:val="00DE0375"/>
    <w:rsid w:val="00DE0FCF"/>
    <w:rsid w:val="00DE2A01"/>
    <w:rsid w:val="00DE390A"/>
    <w:rsid w:val="00DE3BF8"/>
    <w:rsid w:val="00DE464F"/>
    <w:rsid w:val="00DF2C85"/>
    <w:rsid w:val="00DF4209"/>
    <w:rsid w:val="00DF4D5D"/>
    <w:rsid w:val="00DF5CD7"/>
    <w:rsid w:val="00DF628A"/>
    <w:rsid w:val="00E00392"/>
    <w:rsid w:val="00E02785"/>
    <w:rsid w:val="00E03412"/>
    <w:rsid w:val="00E0384A"/>
    <w:rsid w:val="00E03FFA"/>
    <w:rsid w:val="00E044B2"/>
    <w:rsid w:val="00E04DFE"/>
    <w:rsid w:val="00E0594F"/>
    <w:rsid w:val="00E06C6C"/>
    <w:rsid w:val="00E16439"/>
    <w:rsid w:val="00E17D35"/>
    <w:rsid w:val="00E17F8F"/>
    <w:rsid w:val="00E20F99"/>
    <w:rsid w:val="00E22B37"/>
    <w:rsid w:val="00E26A4A"/>
    <w:rsid w:val="00E27A4E"/>
    <w:rsid w:val="00E3026B"/>
    <w:rsid w:val="00E3207E"/>
    <w:rsid w:val="00E337E9"/>
    <w:rsid w:val="00E3601C"/>
    <w:rsid w:val="00E36787"/>
    <w:rsid w:val="00E41667"/>
    <w:rsid w:val="00E4382C"/>
    <w:rsid w:val="00E43CDC"/>
    <w:rsid w:val="00E441A6"/>
    <w:rsid w:val="00E50641"/>
    <w:rsid w:val="00E51F23"/>
    <w:rsid w:val="00E608D2"/>
    <w:rsid w:val="00E6116F"/>
    <w:rsid w:val="00E61C07"/>
    <w:rsid w:val="00E6433B"/>
    <w:rsid w:val="00E65169"/>
    <w:rsid w:val="00E658F2"/>
    <w:rsid w:val="00E663C0"/>
    <w:rsid w:val="00E668C5"/>
    <w:rsid w:val="00E74EB3"/>
    <w:rsid w:val="00E75712"/>
    <w:rsid w:val="00E80AF3"/>
    <w:rsid w:val="00E825C3"/>
    <w:rsid w:val="00E82933"/>
    <w:rsid w:val="00E83565"/>
    <w:rsid w:val="00E844EE"/>
    <w:rsid w:val="00E86DE7"/>
    <w:rsid w:val="00E87736"/>
    <w:rsid w:val="00E900FB"/>
    <w:rsid w:val="00E90E5B"/>
    <w:rsid w:val="00E97FE6"/>
    <w:rsid w:val="00EA12A8"/>
    <w:rsid w:val="00EA403A"/>
    <w:rsid w:val="00EA5065"/>
    <w:rsid w:val="00EA6D53"/>
    <w:rsid w:val="00EA7830"/>
    <w:rsid w:val="00EB05BB"/>
    <w:rsid w:val="00EB11C5"/>
    <w:rsid w:val="00EB1DCE"/>
    <w:rsid w:val="00EB58E9"/>
    <w:rsid w:val="00EB6623"/>
    <w:rsid w:val="00EB6FA8"/>
    <w:rsid w:val="00EC4328"/>
    <w:rsid w:val="00EC43C2"/>
    <w:rsid w:val="00EC531D"/>
    <w:rsid w:val="00EC77A3"/>
    <w:rsid w:val="00EC7AD7"/>
    <w:rsid w:val="00ED3E5C"/>
    <w:rsid w:val="00ED4BA8"/>
    <w:rsid w:val="00ED5174"/>
    <w:rsid w:val="00EE064B"/>
    <w:rsid w:val="00EE2E6B"/>
    <w:rsid w:val="00EE2E73"/>
    <w:rsid w:val="00EE573F"/>
    <w:rsid w:val="00EE5A94"/>
    <w:rsid w:val="00EE6EA8"/>
    <w:rsid w:val="00EE70A8"/>
    <w:rsid w:val="00EF2288"/>
    <w:rsid w:val="00EF6E39"/>
    <w:rsid w:val="00F1469D"/>
    <w:rsid w:val="00F15767"/>
    <w:rsid w:val="00F177E4"/>
    <w:rsid w:val="00F20713"/>
    <w:rsid w:val="00F31398"/>
    <w:rsid w:val="00F32218"/>
    <w:rsid w:val="00F331FE"/>
    <w:rsid w:val="00F36A3C"/>
    <w:rsid w:val="00F46DB2"/>
    <w:rsid w:val="00F575DE"/>
    <w:rsid w:val="00F61A59"/>
    <w:rsid w:val="00F652FD"/>
    <w:rsid w:val="00F65CD1"/>
    <w:rsid w:val="00F671B5"/>
    <w:rsid w:val="00F71699"/>
    <w:rsid w:val="00F76BE0"/>
    <w:rsid w:val="00F84C8B"/>
    <w:rsid w:val="00F85106"/>
    <w:rsid w:val="00F86BC4"/>
    <w:rsid w:val="00F91DE5"/>
    <w:rsid w:val="00FA1F73"/>
    <w:rsid w:val="00FA2A9C"/>
    <w:rsid w:val="00FA2B45"/>
    <w:rsid w:val="00FB0ECC"/>
    <w:rsid w:val="00FB33A3"/>
    <w:rsid w:val="00FC009D"/>
    <w:rsid w:val="00FC107A"/>
    <w:rsid w:val="00FC28DD"/>
    <w:rsid w:val="00FC5C67"/>
    <w:rsid w:val="00FD0AB8"/>
    <w:rsid w:val="00FD3F93"/>
    <w:rsid w:val="00FD4E34"/>
    <w:rsid w:val="00FD7C9D"/>
    <w:rsid w:val="00FE22C5"/>
    <w:rsid w:val="00FE2C38"/>
    <w:rsid w:val="00FE52B8"/>
    <w:rsid w:val="00FF2264"/>
    <w:rsid w:val="00FF3B9C"/>
    <w:rsid w:val="00FF554B"/>
    <w:rsid w:val="00FF721F"/>
    <w:rsid w:val="00FF7CDC"/>
    <w:rsid w:val="00FF7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C68E"/>
  <w15:chartTrackingRefBased/>
  <w15:docId w15:val="{F6010A80-EF2A-4A45-8D1E-ABE61175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1F76"/>
    <w:pPr>
      <w:keepNext/>
      <w:keepLines/>
      <w:spacing w:before="240" w:after="240" w:line="240" w:lineRule="auto"/>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B01F76"/>
    <w:pPr>
      <w:keepNext/>
      <w:keepLines/>
      <w:spacing w:after="0" w:line="480" w:lineRule="auto"/>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F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0F24"/>
    <w:rPr>
      <w:rFonts w:ascii="Segoe UI" w:hAnsi="Segoe UI" w:cs="Segoe UI"/>
      <w:sz w:val="18"/>
      <w:szCs w:val="18"/>
    </w:rPr>
  </w:style>
  <w:style w:type="character" w:styleId="Hyperlink">
    <w:name w:val="Hyperlink"/>
    <w:basedOn w:val="DefaultParagraphFont"/>
    <w:uiPriority w:val="99"/>
    <w:unhideWhenUsed/>
    <w:rsid w:val="009D48E3"/>
    <w:rPr>
      <w:color w:val="0563C1" w:themeColor="hyperlink"/>
      <w:u w:val="single"/>
    </w:rPr>
  </w:style>
  <w:style w:type="paragraph" w:customStyle="1" w:styleId="EndNoteBibliography">
    <w:name w:val="EndNote Bibliography"/>
    <w:basedOn w:val="Normal"/>
    <w:link w:val="EndNoteBibliographyChar"/>
    <w:rsid w:val="00A23446"/>
    <w:pPr>
      <w:spacing w:after="0" w:line="240" w:lineRule="auto"/>
    </w:pPr>
    <w:rPr>
      <w:rFonts w:ascii="Calibri" w:eastAsiaTheme="minorEastAsia" w:hAnsi="Calibri" w:cs="Calibri"/>
      <w:noProof/>
      <w:sz w:val="24"/>
      <w:szCs w:val="24"/>
      <w:lang w:eastAsia="zh-CN"/>
    </w:rPr>
  </w:style>
  <w:style w:type="character" w:customStyle="1" w:styleId="EndNoteBibliographyChar">
    <w:name w:val="EndNote Bibliography Char"/>
    <w:basedOn w:val="DefaultParagraphFont"/>
    <w:link w:val="EndNoteBibliography"/>
    <w:rsid w:val="00A23446"/>
    <w:rPr>
      <w:rFonts w:ascii="Calibri" w:eastAsiaTheme="minorEastAsia" w:hAnsi="Calibri" w:cs="Calibri"/>
      <w:noProof/>
      <w:sz w:val="24"/>
      <w:szCs w:val="24"/>
      <w:lang w:eastAsia="zh-CN"/>
    </w:rPr>
  </w:style>
  <w:style w:type="character" w:styleId="UnresolvedMention">
    <w:name w:val="Unresolved Mention"/>
    <w:basedOn w:val="DefaultParagraphFont"/>
    <w:uiPriority w:val="99"/>
    <w:semiHidden/>
    <w:unhideWhenUsed/>
    <w:rsid w:val="00F331FE"/>
    <w:rPr>
      <w:color w:val="605E5C"/>
      <w:shd w:val="clear" w:color="auto" w:fill="E1DFDD"/>
    </w:rPr>
  </w:style>
  <w:style w:type="paragraph" w:customStyle="1" w:styleId="EndNoteBibliographyTitle">
    <w:name w:val="EndNote Bibliography Title"/>
    <w:basedOn w:val="Normal"/>
    <w:link w:val="EndNoteBibliographyTitleChar"/>
    <w:rsid w:val="0073125A"/>
    <w:pPr>
      <w:spacing w:after="0"/>
      <w:jc w:val="center"/>
    </w:pPr>
    <w:rPr>
      <w:rFonts w:ascii="Calibri" w:hAnsi="Calibri" w:cs="Calibri"/>
      <w:noProof/>
      <w:sz w:val="24"/>
    </w:rPr>
  </w:style>
  <w:style w:type="character" w:customStyle="1" w:styleId="EndNoteBibliographyTitleChar">
    <w:name w:val="EndNote Bibliography Title Char"/>
    <w:basedOn w:val="DefaultParagraphFont"/>
    <w:link w:val="EndNoteBibliographyTitle"/>
    <w:rsid w:val="0073125A"/>
    <w:rPr>
      <w:rFonts w:ascii="Calibri" w:hAnsi="Calibri" w:cs="Calibri"/>
      <w:noProof/>
      <w:sz w:val="24"/>
    </w:rPr>
  </w:style>
  <w:style w:type="character" w:styleId="CommentReference">
    <w:name w:val="annotation reference"/>
    <w:basedOn w:val="DefaultParagraphFont"/>
    <w:uiPriority w:val="99"/>
    <w:semiHidden/>
    <w:unhideWhenUsed/>
    <w:rsid w:val="000E2D2D"/>
    <w:rPr>
      <w:sz w:val="16"/>
      <w:szCs w:val="16"/>
    </w:rPr>
  </w:style>
  <w:style w:type="paragraph" w:styleId="CommentText">
    <w:name w:val="annotation text"/>
    <w:basedOn w:val="Normal"/>
    <w:link w:val="CommentTextChar"/>
    <w:uiPriority w:val="99"/>
    <w:semiHidden/>
    <w:unhideWhenUsed/>
    <w:rsid w:val="000E2D2D"/>
    <w:pPr>
      <w:spacing w:line="240" w:lineRule="auto"/>
    </w:pPr>
    <w:rPr>
      <w:sz w:val="20"/>
      <w:szCs w:val="20"/>
    </w:rPr>
  </w:style>
  <w:style w:type="character" w:customStyle="1" w:styleId="CommentTextChar">
    <w:name w:val="Comment Text Char"/>
    <w:basedOn w:val="DefaultParagraphFont"/>
    <w:link w:val="CommentText"/>
    <w:uiPriority w:val="99"/>
    <w:semiHidden/>
    <w:rsid w:val="000E2D2D"/>
    <w:rPr>
      <w:sz w:val="20"/>
      <w:szCs w:val="20"/>
    </w:rPr>
  </w:style>
  <w:style w:type="paragraph" w:styleId="CommentSubject">
    <w:name w:val="annotation subject"/>
    <w:basedOn w:val="CommentText"/>
    <w:next w:val="CommentText"/>
    <w:link w:val="CommentSubjectChar"/>
    <w:uiPriority w:val="99"/>
    <w:semiHidden/>
    <w:unhideWhenUsed/>
    <w:rsid w:val="000E2D2D"/>
    <w:rPr>
      <w:b/>
      <w:bCs/>
    </w:rPr>
  </w:style>
  <w:style w:type="character" w:customStyle="1" w:styleId="CommentSubjectChar">
    <w:name w:val="Comment Subject Char"/>
    <w:basedOn w:val="CommentTextChar"/>
    <w:link w:val="CommentSubject"/>
    <w:uiPriority w:val="99"/>
    <w:semiHidden/>
    <w:rsid w:val="000E2D2D"/>
    <w:rPr>
      <w:b/>
      <w:bCs/>
      <w:sz w:val="20"/>
      <w:szCs w:val="20"/>
    </w:rPr>
  </w:style>
  <w:style w:type="character" w:styleId="FollowedHyperlink">
    <w:name w:val="FollowedHyperlink"/>
    <w:basedOn w:val="DefaultParagraphFont"/>
    <w:uiPriority w:val="99"/>
    <w:semiHidden/>
    <w:unhideWhenUsed/>
    <w:rsid w:val="000D1A1B"/>
    <w:rPr>
      <w:color w:val="954F72" w:themeColor="followedHyperlink"/>
      <w:u w:val="single"/>
    </w:rPr>
  </w:style>
  <w:style w:type="paragraph" w:styleId="Revision">
    <w:name w:val="Revision"/>
    <w:hidden/>
    <w:uiPriority w:val="99"/>
    <w:semiHidden/>
    <w:rsid w:val="007B1AD2"/>
    <w:pPr>
      <w:spacing w:after="0" w:line="240" w:lineRule="auto"/>
    </w:pPr>
  </w:style>
  <w:style w:type="paragraph" w:customStyle="1" w:styleId="AuthorList">
    <w:name w:val="Author List"/>
    <w:aliases w:val="Keywords,Abstract"/>
    <w:basedOn w:val="Subtitle"/>
    <w:next w:val="Normal"/>
    <w:uiPriority w:val="1"/>
    <w:qFormat/>
    <w:rsid w:val="00E83565"/>
    <w:pPr>
      <w:numPr>
        <w:ilvl w:val="0"/>
      </w:numPr>
      <w:spacing w:before="240" w:after="240" w:line="240" w:lineRule="auto"/>
    </w:pPr>
    <w:rPr>
      <w:rFonts w:ascii="Times New Roman" w:eastAsiaTheme="minorHAnsi" w:hAnsi="Times New Roman" w:cs="Times New Roman"/>
      <w:b/>
      <w:color w:val="auto"/>
      <w:spacing w:val="0"/>
      <w:sz w:val="24"/>
      <w:szCs w:val="24"/>
    </w:rPr>
  </w:style>
  <w:style w:type="paragraph" w:styleId="Subtitle">
    <w:name w:val="Subtitle"/>
    <w:basedOn w:val="Normal"/>
    <w:next w:val="Normal"/>
    <w:link w:val="SubtitleChar"/>
    <w:uiPriority w:val="11"/>
    <w:qFormat/>
    <w:rsid w:val="00E835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83565"/>
    <w:rPr>
      <w:rFonts w:eastAsiaTheme="minorEastAsia"/>
      <w:color w:val="5A5A5A" w:themeColor="text1" w:themeTint="A5"/>
      <w:spacing w:val="15"/>
    </w:rPr>
  </w:style>
  <w:style w:type="paragraph" w:styleId="Title">
    <w:name w:val="Title"/>
    <w:basedOn w:val="Normal"/>
    <w:next w:val="Normal"/>
    <w:link w:val="TitleChar"/>
    <w:uiPriority w:val="10"/>
    <w:qFormat/>
    <w:rsid w:val="00DC72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26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01F7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B01F76"/>
    <w:rPr>
      <w:rFonts w:ascii="Times New Roman" w:eastAsiaTheme="majorEastAsia" w:hAnsi="Times New Roman"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1917">
      <w:bodyDiv w:val="1"/>
      <w:marLeft w:val="0"/>
      <w:marRight w:val="0"/>
      <w:marTop w:val="0"/>
      <w:marBottom w:val="0"/>
      <w:divBdr>
        <w:top w:val="none" w:sz="0" w:space="0" w:color="auto"/>
        <w:left w:val="none" w:sz="0" w:space="0" w:color="auto"/>
        <w:bottom w:val="none" w:sz="0" w:space="0" w:color="auto"/>
        <w:right w:val="none" w:sz="0" w:space="0" w:color="auto"/>
      </w:divBdr>
      <w:divsChild>
        <w:div w:id="1753507594">
          <w:marLeft w:val="0"/>
          <w:marRight w:val="0"/>
          <w:marTop w:val="0"/>
          <w:marBottom w:val="0"/>
          <w:divBdr>
            <w:top w:val="none" w:sz="0" w:space="0" w:color="auto"/>
            <w:left w:val="none" w:sz="0" w:space="0" w:color="auto"/>
            <w:bottom w:val="none" w:sz="0" w:space="0" w:color="auto"/>
            <w:right w:val="none" w:sz="0" w:space="0" w:color="auto"/>
          </w:divBdr>
          <w:divsChild>
            <w:div w:id="247160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680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635666">
      <w:bodyDiv w:val="1"/>
      <w:marLeft w:val="0"/>
      <w:marRight w:val="0"/>
      <w:marTop w:val="0"/>
      <w:marBottom w:val="0"/>
      <w:divBdr>
        <w:top w:val="none" w:sz="0" w:space="0" w:color="auto"/>
        <w:left w:val="none" w:sz="0" w:space="0" w:color="auto"/>
        <w:bottom w:val="none" w:sz="0" w:space="0" w:color="auto"/>
        <w:right w:val="none" w:sz="0" w:space="0" w:color="auto"/>
      </w:divBdr>
    </w:div>
    <w:div w:id="807627270">
      <w:bodyDiv w:val="1"/>
      <w:marLeft w:val="0"/>
      <w:marRight w:val="0"/>
      <w:marTop w:val="0"/>
      <w:marBottom w:val="0"/>
      <w:divBdr>
        <w:top w:val="none" w:sz="0" w:space="0" w:color="auto"/>
        <w:left w:val="none" w:sz="0" w:space="0" w:color="auto"/>
        <w:bottom w:val="none" w:sz="0" w:space="0" w:color="auto"/>
        <w:right w:val="none" w:sz="0" w:space="0" w:color="auto"/>
      </w:divBdr>
    </w:div>
    <w:div w:id="996494967">
      <w:bodyDiv w:val="1"/>
      <w:marLeft w:val="0"/>
      <w:marRight w:val="0"/>
      <w:marTop w:val="0"/>
      <w:marBottom w:val="0"/>
      <w:divBdr>
        <w:top w:val="none" w:sz="0" w:space="0" w:color="auto"/>
        <w:left w:val="none" w:sz="0" w:space="0" w:color="auto"/>
        <w:bottom w:val="none" w:sz="0" w:space="0" w:color="auto"/>
        <w:right w:val="none" w:sz="0" w:space="0" w:color="auto"/>
      </w:divBdr>
    </w:div>
    <w:div w:id="1079868589">
      <w:bodyDiv w:val="1"/>
      <w:marLeft w:val="0"/>
      <w:marRight w:val="0"/>
      <w:marTop w:val="0"/>
      <w:marBottom w:val="0"/>
      <w:divBdr>
        <w:top w:val="none" w:sz="0" w:space="0" w:color="auto"/>
        <w:left w:val="none" w:sz="0" w:space="0" w:color="auto"/>
        <w:bottom w:val="none" w:sz="0" w:space="0" w:color="auto"/>
        <w:right w:val="none" w:sz="0" w:space="0" w:color="auto"/>
      </w:divBdr>
    </w:div>
    <w:div w:id="1253859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Relationship Id="rId12" Type="http://schemas.microsoft.com/office/2018/08/relationships/commentsExtensible" Target="commentsExtensible.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steve.wu@nih.gov" TargetMode="External"/><Relationship Id="rId11" Type="http://schemas.microsoft.com/office/2016/09/relationships/commentsIds" Target="commentsIds.xml"/><Relationship Id="rId5" Type="http://schemas.openxmlformats.org/officeDocument/2006/relationships/hyperlink" Target="mailto:jianliang.li@nih.gov" TargetMode="External"/><Relationship Id="rId15" Type="http://schemas.openxmlformats.org/officeDocument/2006/relationships/image" Target="media/image5.png"/><Relationship Id="rId10" Type="http://schemas.microsoft.com/office/2011/relationships/commentsExtended" Target="commentsExtended.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7CBEC-2BB5-4744-B26A-74750A410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Pages>
  <Words>1018</Words>
  <Characters>5804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Jianying (NIH/NIEHS) [C]</dc:creator>
  <cp:keywords/>
  <dc:description/>
  <cp:lastModifiedBy>Li, Jianying (NIH/NIEHS) [C]</cp:lastModifiedBy>
  <cp:revision>9</cp:revision>
  <cp:lastPrinted>2021-02-25T17:13:00Z</cp:lastPrinted>
  <dcterms:created xsi:type="dcterms:W3CDTF">2021-09-21T20:24:00Z</dcterms:created>
  <dcterms:modified xsi:type="dcterms:W3CDTF">2021-09-29T18:35:00Z</dcterms:modified>
</cp:coreProperties>
</file>